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CEA94" w14:textId="77777777" w:rsidR="00A65B58" w:rsidRPr="00F95F11" w:rsidRDefault="00A65B58" w:rsidP="00A65B58">
      <w:pPr>
        <w:jc w:val="center"/>
        <w:rPr>
          <w:rFonts w:ascii="Times New Roman" w:eastAsia="Time" w:hAnsi="Times New Roman" w:cs="Times New Roman"/>
          <w:b/>
          <w:sz w:val="26"/>
          <w:szCs w:val="26"/>
        </w:rPr>
      </w:pPr>
      <w:r w:rsidRPr="00F95F11">
        <w:rPr>
          <w:rFonts w:ascii="Times New Roman" w:eastAsia="Time" w:hAnsi="Times New Roman" w:cs="Times New Roman"/>
          <w:b/>
          <w:lang w:val="en-US"/>
        </w:rPr>
        <w:t>TRƯỜNG ĐẠI HỌC BÁCH KHOA</w:t>
      </w:r>
    </w:p>
    <w:p w14:paraId="74AFFF56" w14:textId="77777777" w:rsidR="00A65B58" w:rsidRPr="00F95F11" w:rsidRDefault="00A65B58" w:rsidP="00A65B58">
      <w:pPr>
        <w:jc w:val="center"/>
        <w:rPr>
          <w:rFonts w:ascii="Times New Roman" w:eastAsia="Time" w:hAnsi="Times New Roman" w:cs="Times New Roman"/>
          <w:b/>
          <w:sz w:val="26"/>
          <w:szCs w:val="26"/>
        </w:rPr>
      </w:pPr>
      <w:r w:rsidRPr="00F95F11">
        <w:rPr>
          <w:rFonts w:ascii="Times New Roman" w:eastAsia="Time" w:hAnsi="Times New Roman" w:cs="Times New Roman"/>
          <w:b/>
          <w:lang w:val="en-US"/>
        </w:rPr>
        <w:t>KHOA ĐIỆN TỬ VIỄN THÔNG</w:t>
      </w:r>
    </w:p>
    <w:p w14:paraId="1EE382B3" w14:textId="77777777" w:rsidR="00A65B58" w:rsidRPr="000C6237" w:rsidRDefault="00A65B58" w:rsidP="00A65B58">
      <w:pPr>
        <w:jc w:val="center"/>
        <w:rPr>
          <w:rFonts w:ascii="Times New Roman" w:eastAsia="Time" w:hAnsi="Times New Roman" w:cs="Times New Roman"/>
          <w:sz w:val="26"/>
          <w:szCs w:val="26"/>
        </w:rPr>
      </w:pPr>
    </w:p>
    <w:p w14:paraId="1919DBA1" w14:textId="77777777" w:rsidR="00A65B58" w:rsidRPr="000C6237" w:rsidRDefault="00A65B58" w:rsidP="00A65B58">
      <w:pPr>
        <w:rPr>
          <w:rFonts w:ascii="Times New Roman" w:eastAsia="Time" w:hAnsi="Times New Roman" w:cs="Times New Roman"/>
          <w:sz w:val="26"/>
          <w:szCs w:val="26"/>
        </w:rPr>
      </w:pPr>
      <w:r w:rsidRPr="000C6237">
        <w:rPr>
          <w:rFonts w:ascii="Times New Roman" w:eastAsia="Time" w:hAnsi="Times New Roman" w:cs="Times New Roman"/>
        </w:rPr>
        <w:t> </w:t>
      </w:r>
    </w:p>
    <w:p w14:paraId="100B77B9" w14:textId="77777777" w:rsidR="00A65B58" w:rsidRPr="000C6237" w:rsidRDefault="00A65B58" w:rsidP="00A65B58">
      <w:pPr>
        <w:rPr>
          <w:rFonts w:ascii="Times New Roman" w:eastAsia="Time" w:hAnsi="Times New Roman" w:cs="Times New Roman"/>
          <w:sz w:val="26"/>
          <w:szCs w:val="26"/>
        </w:rPr>
      </w:pPr>
      <w:r w:rsidRPr="000C6237">
        <w:rPr>
          <w:rFonts w:ascii="Times New Roman" w:eastAsia="Time" w:hAnsi="Times New Roman" w:cs="Times New Roman"/>
        </w:rPr>
        <w:t> </w:t>
      </w:r>
    </w:p>
    <w:p w14:paraId="22FCAB95" w14:textId="77777777" w:rsidR="00A65B58" w:rsidRPr="000C6237" w:rsidRDefault="00A65B58" w:rsidP="00A65B58">
      <w:pPr>
        <w:rPr>
          <w:rFonts w:ascii="Times New Roman" w:eastAsia="Time" w:hAnsi="Times New Roman" w:cs="Times New Roman"/>
          <w:sz w:val="26"/>
          <w:szCs w:val="26"/>
        </w:rPr>
      </w:pPr>
      <w:r w:rsidRPr="000C6237">
        <w:rPr>
          <w:rFonts w:ascii="Times New Roman" w:eastAsia="Time" w:hAnsi="Times New Roman" w:cs="Times New Roman"/>
        </w:rPr>
        <w:t> </w:t>
      </w:r>
    </w:p>
    <w:p w14:paraId="524F2F85" w14:textId="77777777" w:rsidR="00A65B58" w:rsidRPr="000C6237" w:rsidRDefault="00A65B58" w:rsidP="00A65B58">
      <w:pPr>
        <w:rPr>
          <w:rFonts w:ascii="Times New Roman" w:eastAsia="Time" w:hAnsi="Times New Roman" w:cs="Times New Roman"/>
          <w:sz w:val="26"/>
          <w:szCs w:val="26"/>
        </w:rPr>
      </w:pPr>
      <w:r w:rsidRPr="000C6237">
        <w:rPr>
          <w:rFonts w:ascii="Times New Roman" w:eastAsia="Time" w:hAnsi="Times New Roman" w:cs="Times New Roman"/>
        </w:rPr>
        <w:t> </w:t>
      </w:r>
    </w:p>
    <w:p w14:paraId="42DEEA97" w14:textId="77777777" w:rsidR="00A65B58" w:rsidRPr="000C6237" w:rsidRDefault="00A65B58" w:rsidP="00A65B58">
      <w:pPr>
        <w:rPr>
          <w:rFonts w:ascii="Times New Roman" w:eastAsia="Time" w:hAnsi="Times New Roman" w:cs="Times New Roman"/>
        </w:rPr>
      </w:pPr>
    </w:p>
    <w:p w14:paraId="7CDA848F" w14:textId="77777777" w:rsidR="00A65B58" w:rsidRPr="00547103" w:rsidRDefault="00A65B58" w:rsidP="00A65B58">
      <w:pPr>
        <w:rPr>
          <w:rFonts w:ascii="Times New Roman" w:eastAsia="Time" w:hAnsi="Times New Roman" w:cs="Times New Roman"/>
          <w:b/>
          <w:sz w:val="40"/>
          <w:szCs w:val="40"/>
          <w:lang w:val="en-US"/>
        </w:rPr>
      </w:pPr>
      <w:r w:rsidRPr="000C6237">
        <w:rPr>
          <w:rFonts w:ascii="Times New Roman" w:eastAsia="Time" w:hAnsi="Times New Roman" w:cs="Times New Roman"/>
        </w:rPr>
        <w:t> </w:t>
      </w:r>
    </w:p>
    <w:p w14:paraId="661C5CC1" w14:textId="77777777" w:rsidR="00A65B58" w:rsidRPr="00547103" w:rsidRDefault="00A65B58" w:rsidP="00A65B58">
      <w:pPr>
        <w:jc w:val="center"/>
        <w:rPr>
          <w:rFonts w:ascii="Times New Roman" w:eastAsia="Time" w:hAnsi="Times New Roman" w:cs="Times New Roman"/>
          <w:b/>
          <w:sz w:val="40"/>
          <w:szCs w:val="40"/>
          <w:lang w:val="en-US"/>
        </w:rPr>
      </w:pPr>
      <w:r w:rsidRPr="00547103">
        <w:rPr>
          <w:rFonts w:ascii="Times New Roman" w:eastAsia="Time" w:hAnsi="Times New Roman" w:cs="Times New Roman"/>
          <w:b/>
          <w:sz w:val="40"/>
          <w:szCs w:val="40"/>
          <w:lang w:val="en-US"/>
        </w:rPr>
        <w:t>BÁO CÁO</w:t>
      </w:r>
    </w:p>
    <w:p w14:paraId="691F4D39" w14:textId="77777777" w:rsidR="00A65B58" w:rsidRPr="00400E46" w:rsidRDefault="00A65B58" w:rsidP="00A65B58">
      <w:pPr>
        <w:jc w:val="center"/>
        <w:rPr>
          <w:rFonts w:ascii="Times New Roman" w:eastAsia="Time" w:hAnsi="Times New Roman" w:cs="Times New Roman"/>
          <w:b/>
          <w:sz w:val="40"/>
          <w:szCs w:val="40"/>
        </w:rPr>
      </w:pPr>
      <w:r w:rsidRPr="00547103">
        <w:rPr>
          <w:rFonts w:ascii="Times New Roman" w:eastAsia="Time" w:hAnsi="Times New Roman" w:cs="Times New Roman"/>
          <w:b/>
          <w:sz w:val="40"/>
          <w:szCs w:val="40"/>
          <w:lang w:val="en-US"/>
        </w:rPr>
        <w:t>LẬP TRÌNH ĐA NỀN TẢNG</w:t>
      </w:r>
    </w:p>
    <w:p w14:paraId="70E2803C" w14:textId="77777777" w:rsidR="00A65B58" w:rsidRPr="00547103" w:rsidRDefault="00A65B58" w:rsidP="00A65B58">
      <w:pPr>
        <w:jc w:val="center"/>
        <w:rPr>
          <w:rFonts w:ascii="Times New Roman" w:eastAsia="Time" w:hAnsi="Times New Roman" w:cs="Times New Roman"/>
          <w:b/>
          <w:sz w:val="40"/>
          <w:szCs w:val="40"/>
          <w:lang w:val="en-US"/>
        </w:rPr>
      </w:pPr>
    </w:p>
    <w:p w14:paraId="0F6DDF40" w14:textId="4509EC49" w:rsidR="00A65B58" w:rsidRPr="00547103" w:rsidRDefault="00A65B58" w:rsidP="00A65B58">
      <w:pPr>
        <w:jc w:val="center"/>
        <w:rPr>
          <w:rFonts w:ascii="Times New Roman" w:eastAsia="Time" w:hAnsi="Times New Roman" w:cs="Times New Roman"/>
          <w:sz w:val="18"/>
          <w:szCs w:val="18"/>
          <w:lang w:val="en-US"/>
        </w:rPr>
      </w:pPr>
      <w:r w:rsidRPr="00A65B58">
        <w:rPr>
          <w:rFonts w:ascii="Times New Roman" w:eastAsia="Time" w:hAnsi="Times New Roman" w:cs="Times New Roman"/>
          <w:b/>
          <w:sz w:val="40"/>
          <w:szCs w:val="40"/>
          <w:lang w:val="en-US"/>
        </w:rPr>
        <w:t>Firebase Authentication</w:t>
      </w:r>
    </w:p>
    <w:p w14:paraId="051A5D17" w14:textId="77777777" w:rsidR="00A65B58" w:rsidRPr="000C6237" w:rsidRDefault="00A65B58" w:rsidP="00A65B58">
      <w:pPr>
        <w:rPr>
          <w:rFonts w:ascii="Times New Roman" w:eastAsia="Time" w:hAnsi="Times New Roman" w:cs="Times New Roman"/>
          <w:sz w:val="18"/>
          <w:szCs w:val="18"/>
        </w:rPr>
      </w:pPr>
      <w:r w:rsidRPr="000C6237">
        <w:rPr>
          <w:rFonts w:ascii="Times New Roman" w:eastAsia="Time" w:hAnsi="Times New Roman" w:cs="Times New Roman"/>
        </w:rPr>
        <w:t> </w:t>
      </w:r>
    </w:p>
    <w:p w14:paraId="5F71EFBB" w14:textId="77777777" w:rsidR="00A65B58" w:rsidRPr="00547103" w:rsidRDefault="00A65B58" w:rsidP="00A65B58">
      <w:pPr>
        <w:ind w:left="2268"/>
        <w:rPr>
          <w:rFonts w:ascii="Times New Roman" w:eastAsia="Time" w:hAnsi="Times New Roman" w:cs="Times New Roman"/>
          <w:b/>
          <w:sz w:val="26"/>
          <w:szCs w:val="26"/>
        </w:rPr>
      </w:pPr>
      <w:r w:rsidRPr="00547103">
        <w:rPr>
          <w:rFonts w:ascii="Times New Roman" w:eastAsia="Time" w:hAnsi="Times New Roman" w:cs="Times New Roman"/>
          <w:b/>
          <w:lang w:val="en-US"/>
        </w:rPr>
        <w:t>Sinh viên thực hiện:</w:t>
      </w:r>
    </w:p>
    <w:p w14:paraId="3106B180" w14:textId="77777777" w:rsidR="00A65B58" w:rsidRPr="00547103" w:rsidRDefault="00A65B58" w:rsidP="00A65B58">
      <w:pPr>
        <w:ind w:left="2268"/>
        <w:rPr>
          <w:rFonts w:ascii="Times New Roman" w:eastAsia="Time" w:hAnsi="Times New Roman" w:cs="Times New Roman"/>
          <w:b/>
          <w:sz w:val="26"/>
          <w:szCs w:val="26"/>
          <w:lang w:val="en-US"/>
        </w:rPr>
      </w:pPr>
      <w:r w:rsidRPr="00547103">
        <w:rPr>
          <w:rFonts w:ascii="Times New Roman" w:eastAsia="Time" w:hAnsi="Times New Roman" w:cs="Times New Roman"/>
          <w:b/>
          <w:lang w:val="en-US"/>
        </w:rPr>
        <w:t>01. Trần Duy Nguyên</w:t>
      </w:r>
      <w:r>
        <w:rPr>
          <w:rFonts w:ascii="Times New Roman" w:hAnsi="Times New Roman" w:cs="Times New Roman"/>
          <w:b/>
          <w:bCs/>
          <w:lang w:val="en-US"/>
        </w:rPr>
        <w:t xml:space="preserve"> </w:t>
      </w:r>
      <w:r w:rsidRPr="00547103">
        <w:rPr>
          <w:rFonts w:ascii="Times New Roman" w:eastAsia="Time" w:hAnsi="Times New Roman" w:cs="Times New Roman"/>
          <w:b/>
          <w:lang w:val="en-US"/>
        </w:rPr>
        <w:t>Lớp: 22KTMT2</w:t>
      </w:r>
      <w:r w:rsidRPr="00547103">
        <w:rPr>
          <w:rFonts w:ascii="Times New Roman" w:eastAsia="Time" w:hAnsi="Times New Roman" w:cs="Times New Roman"/>
          <w:b/>
        </w:rPr>
        <w:t> </w:t>
      </w:r>
      <w:r w:rsidRPr="00547103">
        <w:rPr>
          <w:rFonts w:ascii="Times New Roman" w:eastAsia="Time" w:hAnsi="Times New Roman" w:cs="Times New Roman"/>
          <w:b/>
          <w:lang w:val="en-US"/>
        </w:rPr>
        <w:t xml:space="preserve">  MSSV:  </w:t>
      </w:r>
      <w:r w:rsidRPr="00547103">
        <w:rPr>
          <w:rFonts w:ascii="Times New Roman" w:eastAsia="Time" w:hAnsi="Times New Roman" w:cs="Times New Roman"/>
          <w:b/>
        </w:rPr>
        <w:t> </w:t>
      </w:r>
      <w:r w:rsidRPr="00547103">
        <w:rPr>
          <w:rFonts w:ascii="Times New Roman" w:eastAsia="Time" w:hAnsi="Times New Roman" w:cs="Times New Roman"/>
          <w:b/>
          <w:lang w:val="en-US"/>
        </w:rPr>
        <w:t>106220264</w:t>
      </w:r>
    </w:p>
    <w:p w14:paraId="68D449CC" w14:textId="77777777" w:rsidR="00A65B58" w:rsidRDefault="00A65B58" w:rsidP="00A65B58">
      <w:pPr>
        <w:ind w:left="2268"/>
        <w:rPr>
          <w:rFonts w:ascii="Times New Roman" w:eastAsia="Time" w:hAnsi="Times New Roman" w:cs="Times New Roman"/>
          <w:b/>
          <w:lang w:val="en-US"/>
        </w:rPr>
      </w:pPr>
      <w:r w:rsidRPr="00547103">
        <w:rPr>
          <w:rFonts w:ascii="Times New Roman" w:eastAsia="Time" w:hAnsi="Times New Roman" w:cs="Times New Roman"/>
          <w:b/>
          <w:lang w:val="en-US"/>
        </w:rPr>
        <w:t>02. Trần Viết Thắng</w:t>
      </w:r>
      <w:r w:rsidRPr="00547103">
        <w:rPr>
          <w:rFonts w:ascii="Times New Roman" w:eastAsia="Time" w:hAnsi="Times New Roman" w:cs="Times New Roman"/>
          <w:b/>
        </w:rPr>
        <w:t xml:space="preserve"> </w:t>
      </w:r>
      <w:r>
        <w:rPr>
          <w:rFonts w:ascii="Times New Roman" w:hAnsi="Times New Roman" w:cs="Times New Roman"/>
          <w:b/>
          <w:bCs/>
          <w:lang w:val="en-US"/>
        </w:rPr>
        <w:t xml:space="preserve">  </w:t>
      </w:r>
      <w:r w:rsidRPr="00547103">
        <w:rPr>
          <w:rFonts w:ascii="Times New Roman" w:eastAsia="Time" w:hAnsi="Times New Roman" w:cs="Times New Roman"/>
          <w:b/>
          <w:lang w:val="en-US"/>
        </w:rPr>
        <w:t>Lớp: 22KTMT1</w:t>
      </w:r>
      <w:r w:rsidRPr="00547103">
        <w:rPr>
          <w:rFonts w:ascii="Times New Roman" w:eastAsia="Time" w:hAnsi="Times New Roman" w:cs="Times New Roman"/>
          <w:b/>
        </w:rPr>
        <w:t> </w:t>
      </w:r>
      <w:r w:rsidRPr="00547103">
        <w:rPr>
          <w:rFonts w:ascii="Times New Roman" w:eastAsia="Time" w:hAnsi="Times New Roman" w:cs="Times New Roman"/>
          <w:b/>
          <w:lang w:val="en-US"/>
        </w:rPr>
        <w:t xml:space="preserve">  MSSV:  </w:t>
      </w:r>
      <w:r w:rsidRPr="00547103">
        <w:rPr>
          <w:rFonts w:ascii="Times New Roman" w:eastAsia="Time" w:hAnsi="Times New Roman" w:cs="Times New Roman"/>
          <w:b/>
        </w:rPr>
        <w:t> </w:t>
      </w:r>
      <w:r w:rsidRPr="00547103">
        <w:rPr>
          <w:rFonts w:ascii="Times New Roman" w:eastAsia="Time" w:hAnsi="Times New Roman" w:cs="Times New Roman"/>
          <w:b/>
          <w:lang w:val="en-US"/>
        </w:rPr>
        <w:t>106220234</w:t>
      </w:r>
    </w:p>
    <w:p w14:paraId="33201032" w14:textId="77777777" w:rsidR="00A65B58" w:rsidRPr="00547103" w:rsidRDefault="00A65B58" w:rsidP="00A65B58">
      <w:pPr>
        <w:ind w:left="2268"/>
        <w:rPr>
          <w:rFonts w:ascii="Times New Roman" w:eastAsia="Time" w:hAnsi="Times New Roman" w:cs="Times New Roman"/>
          <w:b/>
          <w:bCs/>
          <w:sz w:val="26"/>
          <w:szCs w:val="26"/>
          <w:lang w:val="en-US"/>
        </w:rPr>
      </w:pPr>
    </w:p>
    <w:p w14:paraId="701A1605" w14:textId="77777777" w:rsidR="00A65B58" w:rsidRPr="000C6237" w:rsidRDefault="00A65B58" w:rsidP="00A65B58">
      <w:pPr>
        <w:ind w:left="2268"/>
        <w:rPr>
          <w:rFonts w:ascii="Times New Roman" w:eastAsia="Time" w:hAnsi="Times New Roman" w:cs="Times New Roman"/>
          <w:b/>
          <w:sz w:val="26"/>
          <w:szCs w:val="26"/>
          <w:lang w:val="en-US"/>
        </w:rPr>
      </w:pPr>
      <w:r w:rsidRPr="00547103">
        <w:rPr>
          <w:rFonts w:ascii="Times New Roman" w:eastAsia="Time" w:hAnsi="Times New Roman" w:cs="Times New Roman"/>
          <w:b/>
          <w:lang w:val="en-US"/>
        </w:rPr>
        <w:t>Người hướng dẫn:</w:t>
      </w:r>
    </w:p>
    <w:p w14:paraId="33CB9F13" w14:textId="77777777" w:rsidR="00A65B58" w:rsidRPr="000C6237" w:rsidRDefault="00A65B58" w:rsidP="00A65B58">
      <w:pPr>
        <w:ind w:left="2268"/>
        <w:rPr>
          <w:rFonts w:ascii="Times New Roman" w:eastAsia="Time" w:hAnsi="Times New Roman" w:cs="Times New Roman"/>
          <w:b/>
          <w:sz w:val="26"/>
          <w:szCs w:val="26"/>
          <w:lang w:val="en-US"/>
        </w:rPr>
      </w:pPr>
      <w:r w:rsidRPr="00547103">
        <w:rPr>
          <w:rFonts w:ascii="Times New Roman" w:eastAsia="Time" w:hAnsi="Times New Roman" w:cs="Times New Roman"/>
          <w:b/>
          <w:lang w:val="en-US"/>
        </w:rPr>
        <w:t>TS. Nguyễn Duy Nhật Viễn</w:t>
      </w:r>
    </w:p>
    <w:p w14:paraId="25A26D0D" w14:textId="77777777" w:rsidR="00A65B58" w:rsidRPr="000C6237" w:rsidRDefault="00A65B58" w:rsidP="00A65B58">
      <w:pPr>
        <w:rPr>
          <w:rFonts w:ascii="Times New Roman" w:eastAsia="Time" w:hAnsi="Times New Roman" w:cs="Times New Roman"/>
        </w:rPr>
      </w:pPr>
    </w:p>
    <w:p w14:paraId="633E5AB2" w14:textId="77777777" w:rsidR="00A65B58" w:rsidRPr="000C6237" w:rsidRDefault="00A65B58" w:rsidP="00A65B58">
      <w:pPr>
        <w:rPr>
          <w:rFonts w:ascii="Times New Roman" w:eastAsia="Time" w:hAnsi="Times New Roman" w:cs="Times New Roman"/>
        </w:rPr>
      </w:pPr>
    </w:p>
    <w:p w14:paraId="6A2A49BC" w14:textId="77777777" w:rsidR="00A65B58" w:rsidRPr="000C6237" w:rsidRDefault="00A65B58" w:rsidP="00A65B58">
      <w:pPr>
        <w:rPr>
          <w:rFonts w:ascii="Times New Roman" w:eastAsia="Time" w:hAnsi="Times New Roman" w:cs="Times New Roman"/>
        </w:rPr>
      </w:pPr>
    </w:p>
    <w:p w14:paraId="735BA0CA" w14:textId="77777777" w:rsidR="00A65B58" w:rsidRPr="000C6237" w:rsidRDefault="00A65B58" w:rsidP="00A65B58">
      <w:pPr>
        <w:rPr>
          <w:rFonts w:ascii="Times New Roman" w:eastAsia="Time" w:hAnsi="Times New Roman" w:cs="Times New Roman"/>
          <w:sz w:val="26"/>
          <w:szCs w:val="26"/>
        </w:rPr>
      </w:pPr>
      <w:r w:rsidRPr="000C6237">
        <w:rPr>
          <w:rFonts w:ascii="Times New Roman" w:eastAsia="Time" w:hAnsi="Times New Roman" w:cs="Times New Roman"/>
        </w:rPr>
        <w:t> </w:t>
      </w:r>
    </w:p>
    <w:p w14:paraId="1D344A04" w14:textId="77777777" w:rsidR="00A65B58" w:rsidRPr="000C6237" w:rsidRDefault="00A65B58" w:rsidP="00A65B58">
      <w:pPr>
        <w:rPr>
          <w:rFonts w:ascii="Times New Roman" w:eastAsia="Time" w:hAnsi="Times New Roman" w:cs="Times New Roman"/>
          <w:sz w:val="26"/>
          <w:szCs w:val="26"/>
        </w:rPr>
      </w:pPr>
      <w:r w:rsidRPr="000C6237">
        <w:rPr>
          <w:rFonts w:ascii="Times New Roman" w:eastAsia="Time" w:hAnsi="Times New Roman" w:cs="Times New Roman"/>
        </w:rPr>
        <w:t>  </w:t>
      </w:r>
    </w:p>
    <w:p w14:paraId="7A082CD4" w14:textId="77777777" w:rsidR="00A65B58" w:rsidRPr="000C6237" w:rsidRDefault="00A65B58" w:rsidP="00A65B58">
      <w:pPr>
        <w:rPr>
          <w:rFonts w:ascii="Times New Roman" w:eastAsia="Time" w:hAnsi="Times New Roman" w:cs="Times New Roman"/>
          <w:sz w:val="26"/>
          <w:szCs w:val="26"/>
        </w:rPr>
      </w:pPr>
      <w:r w:rsidRPr="000C6237">
        <w:rPr>
          <w:rFonts w:ascii="Times New Roman" w:eastAsia="Time" w:hAnsi="Times New Roman" w:cs="Times New Roman"/>
        </w:rPr>
        <w:t> </w:t>
      </w:r>
    </w:p>
    <w:p w14:paraId="26ACB5C1" w14:textId="77777777" w:rsidR="00A65B58" w:rsidRPr="000C6237" w:rsidRDefault="00A65B58" w:rsidP="00A65B58">
      <w:pPr>
        <w:rPr>
          <w:rFonts w:ascii="Times New Roman" w:eastAsia="Time" w:hAnsi="Times New Roman" w:cs="Times New Roman"/>
          <w:sz w:val="26"/>
          <w:szCs w:val="26"/>
        </w:rPr>
      </w:pPr>
      <w:r w:rsidRPr="000C6237">
        <w:rPr>
          <w:rFonts w:ascii="Times New Roman" w:eastAsia="Time" w:hAnsi="Times New Roman" w:cs="Times New Roman"/>
        </w:rPr>
        <w:t> </w:t>
      </w:r>
    </w:p>
    <w:p w14:paraId="4AC586F4" w14:textId="77777777" w:rsidR="00A65B58" w:rsidRPr="000C6237" w:rsidRDefault="00A65B58" w:rsidP="00A65B58">
      <w:pPr>
        <w:rPr>
          <w:rFonts w:ascii="Times New Roman" w:eastAsia="Time" w:hAnsi="Times New Roman" w:cs="Times New Roman"/>
        </w:rPr>
      </w:pPr>
    </w:p>
    <w:p w14:paraId="16D71051" w14:textId="77777777" w:rsidR="00A65B58" w:rsidRPr="000C6237" w:rsidRDefault="00A65B58" w:rsidP="00A65B58">
      <w:pPr>
        <w:rPr>
          <w:rFonts w:ascii="Times New Roman" w:eastAsia="Time" w:hAnsi="Times New Roman" w:cs="Times New Roman"/>
        </w:rPr>
      </w:pPr>
    </w:p>
    <w:p w14:paraId="5399A673" w14:textId="77777777" w:rsidR="00A65B58" w:rsidRPr="000C6237" w:rsidRDefault="00A65B58" w:rsidP="00A65B58">
      <w:pPr>
        <w:rPr>
          <w:rFonts w:ascii="Times New Roman" w:eastAsia="Time" w:hAnsi="Times New Roman" w:cs="Times New Roman"/>
          <w:sz w:val="26"/>
          <w:szCs w:val="26"/>
          <w:lang w:val="en-US"/>
        </w:rPr>
      </w:pPr>
      <w:r w:rsidRPr="000C6237">
        <w:rPr>
          <w:rFonts w:ascii="Times New Roman" w:eastAsia="Time" w:hAnsi="Times New Roman" w:cs="Times New Roman"/>
        </w:rPr>
        <w:t> </w:t>
      </w:r>
    </w:p>
    <w:p w14:paraId="48937E5E" w14:textId="77777777" w:rsidR="00A65B58" w:rsidRPr="000C6237" w:rsidRDefault="00A65B58" w:rsidP="00A65B58">
      <w:pPr>
        <w:rPr>
          <w:rFonts w:ascii="Times New Roman" w:eastAsia="Time" w:hAnsi="Times New Roman" w:cs="Times New Roman"/>
          <w:lang w:val="en-US"/>
        </w:rPr>
      </w:pPr>
    </w:p>
    <w:p w14:paraId="5D63A7E6" w14:textId="77777777" w:rsidR="00A65B58" w:rsidRPr="000C6237" w:rsidRDefault="00A65B58" w:rsidP="00A65B58">
      <w:pPr>
        <w:rPr>
          <w:rFonts w:ascii="Times New Roman" w:eastAsia="Time" w:hAnsi="Times New Roman" w:cs="Times New Roman"/>
          <w:lang w:val="en-US"/>
        </w:rPr>
      </w:pPr>
    </w:p>
    <w:p w14:paraId="532D14E5" w14:textId="77777777" w:rsidR="00A65B58" w:rsidRPr="00AD2E0A" w:rsidRDefault="00A65B58" w:rsidP="00A65B58">
      <w:pPr>
        <w:jc w:val="center"/>
        <w:rPr>
          <w:rFonts w:ascii="Times New Roman" w:eastAsia="Time" w:hAnsi="Times New Roman" w:cs="Times New Roman"/>
          <w:b/>
          <w:lang w:val="en-US"/>
        </w:rPr>
      </w:pPr>
    </w:p>
    <w:p w14:paraId="03877614" w14:textId="77777777" w:rsidR="00A65B58" w:rsidRDefault="00A65B58" w:rsidP="00A65B58">
      <w:pPr>
        <w:jc w:val="center"/>
        <w:rPr>
          <w:rFonts w:ascii="Times New Roman" w:eastAsia="Time" w:hAnsi="Times New Roman" w:cs="Times New Roman"/>
        </w:rPr>
      </w:pPr>
      <w:r w:rsidRPr="00AD2E0A">
        <w:rPr>
          <w:rFonts w:ascii="Times New Roman" w:eastAsia="Time" w:hAnsi="Times New Roman" w:cs="Times New Roman"/>
          <w:b/>
          <w:lang w:val="en-US"/>
        </w:rPr>
        <w:t>Đà Nẵng, 2025.</w:t>
      </w:r>
      <w:r w:rsidRPr="000C6237">
        <w:rPr>
          <w:rFonts w:ascii="Times New Roman" w:eastAsia="Time" w:hAnsi="Times New Roman" w:cs="Times New Roman"/>
        </w:rPr>
        <w:t> </w:t>
      </w:r>
    </w:p>
    <w:p w14:paraId="7EC98B6B" w14:textId="77777777" w:rsidR="00A65B58" w:rsidRPr="004B7337" w:rsidRDefault="00A65B58" w:rsidP="00A65B58">
      <w:pPr>
        <w:rPr>
          <w:rFonts w:ascii="Times New Roman" w:eastAsia="Time" w:hAnsi="Times New Roman" w:cs="Times New Roman"/>
          <w:lang w:val="en-US"/>
        </w:rPr>
        <w:sectPr w:rsidR="00A65B58" w:rsidRPr="004B7337" w:rsidSect="00A65B58">
          <w:footerReference w:type="default" r:id="rId11"/>
          <w:footerReference w:type="first" r:id="rId12"/>
          <w:pgSz w:w="12240" w:h="15840"/>
          <w:pgMar w:top="1440" w:right="1440" w:bottom="1440" w:left="1440" w:header="708" w:footer="708" w:gutter="0"/>
          <w:cols w:space="708"/>
          <w:titlePg/>
          <w:docGrid w:linePitch="360"/>
        </w:sectPr>
      </w:pPr>
    </w:p>
    <w:p w14:paraId="14F683E1" w14:textId="77777777" w:rsidR="00A65B58" w:rsidRPr="004B7337" w:rsidRDefault="00A65B58" w:rsidP="4C72DC99">
      <w:pPr>
        <w:rPr>
          <w:rFonts w:ascii="Times New Roman" w:eastAsia="Times New Roman" w:hAnsi="Times New Roman" w:cs="Times New Roman"/>
          <w:sz w:val="18"/>
          <w:szCs w:val="18"/>
        </w:rPr>
      </w:pPr>
      <w:r w:rsidRPr="4C72DC99">
        <w:rPr>
          <w:rFonts w:ascii="Times New Roman" w:eastAsia="Times New Roman" w:hAnsi="Times New Roman" w:cs="Times New Roman"/>
          <w:b/>
          <w:bCs/>
          <w:lang w:val="en-US"/>
        </w:rPr>
        <w:lastRenderedPageBreak/>
        <w:t xml:space="preserve">THUYẾT MINH </w:t>
      </w:r>
    </w:p>
    <w:p w14:paraId="502E19E4" w14:textId="77777777" w:rsidR="00A65B58" w:rsidRDefault="00A65B58" w:rsidP="00A65B58">
      <w:pPr>
        <w:rPr>
          <w:rFonts w:ascii="Time" w:eastAsia="Time" w:hAnsi="Time" w:cs="Time"/>
          <w:lang w:val="en-US"/>
        </w:rPr>
        <w:sectPr w:rsidR="00A65B58" w:rsidSect="00A65B58">
          <w:headerReference w:type="first" r:id="rId13"/>
          <w:footerReference w:type="first" r:id="rId14"/>
          <w:pgSz w:w="12240" w:h="15840"/>
          <w:pgMar w:top="1440" w:right="1440" w:bottom="1440" w:left="1440" w:header="708" w:footer="708" w:gutter="0"/>
          <w:cols w:space="708"/>
          <w:titlePg/>
          <w:docGrid w:linePitch="360"/>
        </w:sectPr>
      </w:pPr>
    </w:p>
    <w:p w14:paraId="13A420CA" w14:textId="77777777" w:rsidR="00A65B58" w:rsidRDefault="00A65B58" w:rsidP="00A65B58">
      <w:pPr>
        <w:rPr>
          <w:rFonts w:ascii="Time" w:eastAsia="Time" w:hAnsi="Time" w:cs="Time"/>
          <w:lang w:val="en-US"/>
        </w:rPr>
      </w:pPr>
    </w:p>
    <w:p w14:paraId="1A8A9A82" w14:textId="77777777" w:rsidR="00A65B58" w:rsidRPr="0044165D" w:rsidRDefault="00A65B58" w:rsidP="00A65B58">
      <w:pPr>
        <w:rPr>
          <w:rFonts w:ascii="Time" w:eastAsia="Time" w:hAnsi="Time" w:cs="Time"/>
          <w:sz w:val="40"/>
          <w:szCs w:val="40"/>
          <w:lang w:val="en-US"/>
        </w:rPr>
      </w:pPr>
    </w:p>
    <w:p w14:paraId="52563EBF" w14:textId="77777777" w:rsidR="00A65B58" w:rsidRPr="0044165D" w:rsidRDefault="00A65B58" w:rsidP="00A65B58">
      <w:pPr>
        <w:jc w:val="center"/>
        <w:rPr>
          <w:rFonts w:ascii="Times New Roman" w:eastAsia="Time" w:hAnsi="Times New Roman" w:cs="Times New Roman"/>
          <w:b/>
          <w:sz w:val="40"/>
          <w:szCs w:val="40"/>
        </w:rPr>
      </w:pPr>
      <w:r w:rsidRPr="0044165D">
        <w:rPr>
          <w:rFonts w:ascii="Times New Roman" w:eastAsia="Time" w:hAnsi="Times New Roman" w:cs="Times New Roman"/>
          <w:b/>
          <w:sz w:val="40"/>
          <w:szCs w:val="40"/>
          <w:lang w:val="en-US"/>
        </w:rPr>
        <w:t>BÁO CÁO</w:t>
      </w:r>
    </w:p>
    <w:p w14:paraId="51B21734" w14:textId="77777777" w:rsidR="00A65B58" w:rsidRPr="0044165D" w:rsidRDefault="00A65B58" w:rsidP="00A65B58">
      <w:pPr>
        <w:jc w:val="center"/>
        <w:rPr>
          <w:rFonts w:ascii="Times New Roman" w:eastAsia="Time" w:hAnsi="Times New Roman" w:cs="Times New Roman"/>
          <w:b/>
          <w:sz w:val="40"/>
          <w:szCs w:val="40"/>
          <w:lang w:val="en-US"/>
        </w:rPr>
      </w:pPr>
    </w:p>
    <w:p w14:paraId="3830FC5C" w14:textId="77777777" w:rsidR="00A65B58" w:rsidRPr="0044165D" w:rsidRDefault="00A65B58" w:rsidP="00A65B58">
      <w:pPr>
        <w:jc w:val="center"/>
        <w:rPr>
          <w:rFonts w:ascii="Times New Roman" w:eastAsia="Time" w:hAnsi="Times New Roman" w:cs="Times New Roman"/>
          <w:b/>
          <w:sz w:val="40"/>
          <w:szCs w:val="40"/>
        </w:rPr>
      </w:pPr>
      <w:r w:rsidRPr="0044165D">
        <w:rPr>
          <w:rFonts w:ascii="Times New Roman" w:eastAsia="Time" w:hAnsi="Times New Roman" w:cs="Times New Roman"/>
          <w:b/>
          <w:sz w:val="40"/>
          <w:szCs w:val="40"/>
          <w:lang w:val="en-US"/>
        </w:rPr>
        <w:t>LẬP TRÌNH ĐA NỀN TẢNG</w:t>
      </w:r>
    </w:p>
    <w:p w14:paraId="4A4E206D" w14:textId="77777777" w:rsidR="00A65B58" w:rsidRPr="0044165D" w:rsidRDefault="00A65B58" w:rsidP="00A65B58">
      <w:pPr>
        <w:jc w:val="center"/>
        <w:rPr>
          <w:rFonts w:ascii="Times New Roman" w:eastAsia="Time" w:hAnsi="Times New Roman" w:cs="Times New Roman"/>
          <w:sz w:val="40"/>
          <w:szCs w:val="40"/>
          <w:lang w:val="en-US"/>
        </w:rPr>
      </w:pPr>
    </w:p>
    <w:p w14:paraId="2DA33921" w14:textId="0B62CD49" w:rsidR="00A65B58" w:rsidRPr="00E458D4" w:rsidRDefault="00A65B58" w:rsidP="00A65B58">
      <w:pPr>
        <w:jc w:val="center"/>
        <w:rPr>
          <w:rFonts w:ascii="Time" w:eastAsia="Time" w:hAnsi="Time" w:cs="Time"/>
        </w:rPr>
      </w:pPr>
      <w:r w:rsidRPr="00A65B58">
        <w:rPr>
          <w:rFonts w:ascii="Times New Roman" w:eastAsia="Time" w:hAnsi="Times New Roman" w:cs="Times New Roman"/>
          <w:b/>
          <w:sz w:val="40"/>
          <w:szCs w:val="40"/>
          <w:lang w:val="en-US"/>
        </w:rPr>
        <w:t>Firebase Authentication</w:t>
      </w:r>
    </w:p>
    <w:p w14:paraId="69D377C2" w14:textId="77777777" w:rsidR="00A65B58" w:rsidRDefault="00A65B58" w:rsidP="00A65B58">
      <w:pPr>
        <w:rPr>
          <w:ins w:id="0" w:author="{142028A9-930D-4154-B3D8-C588D021DF3B}" w:date="2025-10-14T09:33:00Z" w16du:dateUtc="2025-10-14T02:33:00Z"/>
          <w:rFonts w:ascii="Time" w:eastAsia="Time" w:hAnsi="Time" w:cs="Time"/>
        </w:rPr>
      </w:pPr>
    </w:p>
    <w:p w14:paraId="70A64655" w14:textId="77777777" w:rsidR="00A65B58" w:rsidRPr="00E458D4" w:rsidRDefault="00A65B58" w:rsidP="00A65B58">
      <w:pPr>
        <w:rPr>
          <w:rFonts w:ascii="Time" w:eastAsia="Time" w:hAnsi="Time" w:cs="Time"/>
          <w:sz w:val="18"/>
          <w:szCs w:val="18"/>
        </w:rPr>
      </w:pPr>
      <w:r w:rsidRPr="4877FC0E">
        <w:rPr>
          <w:rFonts w:ascii="Time" w:eastAsia="Time" w:hAnsi="Time" w:cs="Time"/>
        </w:rPr>
        <w:t> </w:t>
      </w:r>
    </w:p>
    <w:p w14:paraId="35E52A8F" w14:textId="77777777" w:rsidR="00A65B58" w:rsidRPr="00E458D4" w:rsidRDefault="00A65B58" w:rsidP="00A65B58">
      <w:pPr>
        <w:rPr>
          <w:rFonts w:ascii="Time" w:eastAsia="Time" w:hAnsi="Time" w:cs="Time"/>
          <w:sz w:val="18"/>
          <w:szCs w:val="18"/>
        </w:rPr>
      </w:pPr>
      <w:r w:rsidRPr="4877FC0E">
        <w:rPr>
          <w:rFonts w:ascii="Time" w:eastAsia="Time" w:hAnsi="Time" w:cs="Time"/>
        </w:rPr>
        <w:t> </w:t>
      </w:r>
    </w:p>
    <w:p w14:paraId="339E7735" w14:textId="77777777" w:rsidR="00A65B58" w:rsidRPr="00E458D4" w:rsidRDefault="00A65B58" w:rsidP="00A65B58">
      <w:pPr>
        <w:jc w:val="center"/>
        <w:rPr>
          <w:rFonts w:ascii="Time" w:eastAsia="Time" w:hAnsi="Time" w:cs="Time"/>
          <w:sz w:val="18"/>
          <w:szCs w:val="18"/>
        </w:rPr>
      </w:pPr>
    </w:p>
    <w:p w14:paraId="614FFC20" w14:textId="77777777" w:rsidR="00A65B58" w:rsidRPr="00C9597E" w:rsidRDefault="00A65B58" w:rsidP="00A65B58">
      <w:pPr>
        <w:jc w:val="center"/>
        <w:rPr>
          <w:rFonts w:ascii="Times New Roman" w:eastAsia="Time" w:hAnsi="Times New Roman" w:cs="Times New Roman"/>
          <w:b/>
          <w:sz w:val="26"/>
          <w:szCs w:val="26"/>
        </w:rPr>
      </w:pPr>
      <w:r w:rsidRPr="00C9597E">
        <w:rPr>
          <w:rFonts w:ascii="Times New Roman" w:eastAsia="Time" w:hAnsi="Times New Roman" w:cs="Times New Roman"/>
          <w:b/>
          <w:lang w:val="en-US"/>
        </w:rPr>
        <w:t>BẢNG PHÂN CÔNG CÔNG VIỆC TRONG NHÓM</w:t>
      </w:r>
    </w:p>
    <w:p w14:paraId="54884997" w14:textId="77777777" w:rsidR="00A65B58" w:rsidRPr="00A418B4" w:rsidRDefault="00A65B58" w:rsidP="00A65B58">
      <w:pPr>
        <w:rPr>
          <w:rFonts w:ascii="Times New Roman" w:eastAsia="Time" w:hAnsi="Times New Roman" w:cs="Times New Roman"/>
        </w:rPr>
      </w:pPr>
    </w:p>
    <w:tbl>
      <w:tblPr>
        <w:tblW w:w="922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10"/>
        <w:gridCol w:w="2835"/>
        <w:gridCol w:w="3270"/>
        <w:gridCol w:w="2310"/>
      </w:tblGrid>
      <w:tr w:rsidR="00A65B58" w:rsidRPr="00A418B4" w14:paraId="0A474C0D" w14:textId="77777777" w:rsidTr="00351E5B">
        <w:tc>
          <w:tcPr>
            <w:tcW w:w="810" w:type="dxa"/>
            <w:tcBorders>
              <w:top w:val="single" w:sz="6" w:space="0" w:color="auto"/>
              <w:left w:val="single" w:sz="6" w:space="0" w:color="auto"/>
              <w:bottom w:val="single" w:sz="6" w:space="0" w:color="auto"/>
              <w:right w:val="single" w:sz="6" w:space="0" w:color="auto"/>
            </w:tcBorders>
            <w:hideMark/>
          </w:tcPr>
          <w:p w14:paraId="0B7C0A43" w14:textId="77777777" w:rsidR="00A65B58" w:rsidRPr="00A418B4" w:rsidRDefault="00A65B58" w:rsidP="00351E5B">
            <w:pPr>
              <w:jc w:val="center"/>
              <w:rPr>
                <w:rFonts w:ascii="Times New Roman" w:eastAsia="Time" w:hAnsi="Times New Roman" w:cs="Times New Roman"/>
              </w:rPr>
            </w:pPr>
            <w:r w:rsidRPr="00A418B4">
              <w:rPr>
                <w:rFonts w:ascii="Times New Roman" w:eastAsia="Time" w:hAnsi="Times New Roman" w:cs="Times New Roman"/>
                <w:lang w:val="en-US"/>
              </w:rPr>
              <w:t>STT</w:t>
            </w:r>
          </w:p>
        </w:tc>
        <w:tc>
          <w:tcPr>
            <w:tcW w:w="2835" w:type="dxa"/>
            <w:tcBorders>
              <w:top w:val="single" w:sz="6" w:space="0" w:color="auto"/>
              <w:left w:val="nil"/>
              <w:bottom w:val="single" w:sz="6" w:space="0" w:color="auto"/>
              <w:right w:val="single" w:sz="6" w:space="0" w:color="auto"/>
            </w:tcBorders>
            <w:hideMark/>
          </w:tcPr>
          <w:p w14:paraId="30A26F1A" w14:textId="77777777" w:rsidR="00A65B58" w:rsidRPr="00A418B4" w:rsidRDefault="00A65B58" w:rsidP="00351E5B">
            <w:pPr>
              <w:jc w:val="center"/>
              <w:rPr>
                <w:rFonts w:ascii="Times New Roman" w:eastAsia="Time" w:hAnsi="Times New Roman" w:cs="Times New Roman"/>
              </w:rPr>
            </w:pPr>
            <w:r w:rsidRPr="00A418B4">
              <w:rPr>
                <w:rFonts w:ascii="Times New Roman" w:eastAsia="Time" w:hAnsi="Times New Roman" w:cs="Times New Roman"/>
                <w:lang w:val="en-US"/>
              </w:rPr>
              <w:t>HỌ VÀ TÊN</w:t>
            </w:r>
          </w:p>
        </w:tc>
        <w:tc>
          <w:tcPr>
            <w:tcW w:w="3270" w:type="dxa"/>
            <w:tcBorders>
              <w:top w:val="single" w:sz="6" w:space="0" w:color="auto"/>
              <w:left w:val="nil"/>
              <w:bottom w:val="single" w:sz="6" w:space="0" w:color="auto"/>
              <w:right w:val="single" w:sz="6" w:space="0" w:color="auto"/>
            </w:tcBorders>
            <w:hideMark/>
          </w:tcPr>
          <w:p w14:paraId="628D0C37" w14:textId="77777777" w:rsidR="00A65B58" w:rsidRPr="00A418B4" w:rsidRDefault="00A65B58" w:rsidP="00351E5B">
            <w:pPr>
              <w:jc w:val="center"/>
              <w:rPr>
                <w:rFonts w:ascii="Times New Roman" w:eastAsia="Time" w:hAnsi="Times New Roman" w:cs="Times New Roman"/>
              </w:rPr>
            </w:pPr>
            <w:r w:rsidRPr="00A418B4">
              <w:rPr>
                <w:rFonts w:ascii="Times New Roman" w:eastAsia="Time" w:hAnsi="Times New Roman" w:cs="Times New Roman"/>
                <w:lang w:val="en-US"/>
              </w:rPr>
              <w:t>NHIỆM VỤ</w:t>
            </w:r>
          </w:p>
        </w:tc>
        <w:tc>
          <w:tcPr>
            <w:tcW w:w="2310" w:type="dxa"/>
            <w:tcBorders>
              <w:top w:val="single" w:sz="6" w:space="0" w:color="auto"/>
              <w:left w:val="nil"/>
              <w:bottom w:val="single" w:sz="6" w:space="0" w:color="auto"/>
              <w:right w:val="single" w:sz="6" w:space="0" w:color="auto"/>
            </w:tcBorders>
            <w:hideMark/>
          </w:tcPr>
          <w:p w14:paraId="581A76AA" w14:textId="77777777" w:rsidR="00A65B58" w:rsidRPr="00A418B4" w:rsidRDefault="00A65B58" w:rsidP="00351E5B">
            <w:pPr>
              <w:jc w:val="center"/>
              <w:rPr>
                <w:rFonts w:ascii="Times New Roman" w:eastAsia="Time" w:hAnsi="Times New Roman" w:cs="Times New Roman"/>
              </w:rPr>
            </w:pPr>
            <w:r w:rsidRPr="00A418B4">
              <w:rPr>
                <w:rFonts w:ascii="Times New Roman" w:eastAsia="Time" w:hAnsi="Times New Roman" w:cs="Times New Roman"/>
                <w:lang w:val="en-US"/>
              </w:rPr>
              <w:t>KHỐI LƯỢNG</w:t>
            </w:r>
          </w:p>
        </w:tc>
      </w:tr>
      <w:tr w:rsidR="00A65B58" w:rsidRPr="00A418B4" w14:paraId="6A3E5167" w14:textId="77777777" w:rsidTr="00351E5B">
        <w:tc>
          <w:tcPr>
            <w:tcW w:w="810" w:type="dxa"/>
            <w:tcBorders>
              <w:top w:val="nil"/>
              <w:left w:val="single" w:sz="6" w:space="0" w:color="auto"/>
              <w:bottom w:val="single" w:sz="6" w:space="0" w:color="auto"/>
              <w:right w:val="single" w:sz="6" w:space="0" w:color="auto"/>
            </w:tcBorders>
            <w:hideMark/>
          </w:tcPr>
          <w:p w14:paraId="6C3D3E99" w14:textId="77777777" w:rsidR="00A65B58" w:rsidRPr="00A418B4" w:rsidRDefault="00A65B58" w:rsidP="00351E5B">
            <w:pPr>
              <w:rPr>
                <w:rFonts w:ascii="Times New Roman" w:eastAsia="Time" w:hAnsi="Times New Roman" w:cs="Times New Roman"/>
              </w:rPr>
            </w:pPr>
            <w:r w:rsidRPr="00A418B4">
              <w:rPr>
                <w:rFonts w:ascii="Times New Roman" w:eastAsia="Time" w:hAnsi="Times New Roman" w:cs="Times New Roman"/>
                <w:lang w:val="en-US"/>
              </w:rPr>
              <w:t>01</w:t>
            </w:r>
            <w:r w:rsidRPr="00A418B4">
              <w:rPr>
                <w:rFonts w:ascii="Times New Roman" w:eastAsia="Time" w:hAnsi="Times New Roman" w:cs="Times New Roman"/>
              </w:rPr>
              <w:t> </w:t>
            </w:r>
          </w:p>
        </w:tc>
        <w:tc>
          <w:tcPr>
            <w:tcW w:w="2835" w:type="dxa"/>
            <w:tcBorders>
              <w:top w:val="nil"/>
              <w:left w:val="nil"/>
              <w:bottom w:val="single" w:sz="6" w:space="0" w:color="auto"/>
              <w:right w:val="single" w:sz="6" w:space="0" w:color="auto"/>
            </w:tcBorders>
            <w:hideMark/>
          </w:tcPr>
          <w:p w14:paraId="04977669" w14:textId="77777777" w:rsidR="00A65B58" w:rsidRPr="00A418B4" w:rsidRDefault="00A65B58" w:rsidP="00351E5B">
            <w:pPr>
              <w:rPr>
                <w:rFonts w:ascii="Times New Roman" w:eastAsia="Time" w:hAnsi="Times New Roman" w:cs="Times New Roman"/>
              </w:rPr>
            </w:pPr>
            <w:r w:rsidRPr="00A418B4">
              <w:rPr>
                <w:rFonts w:ascii="Times New Roman" w:eastAsia="Time" w:hAnsi="Times New Roman" w:cs="Times New Roman"/>
                <w:lang w:val="en-US"/>
              </w:rPr>
              <w:t>Trần Duy Nguyên</w:t>
            </w:r>
          </w:p>
        </w:tc>
        <w:tc>
          <w:tcPr>
            <w:tcW w:w="3270" w:type="dxa"/>
            <w:tcBorders>
              <w:top w:val="nil"/>
              <w:left w:val="nil"/>
              <w:bottom w:val="single" w:sz="6" w:space="0" w:color="auto"/>
              <w:right w:val="single" w:sz="6" w:space="0" w:color="auto"/>
            </w:tcBorders>
            <w:hideMark/>
          </w:tcPr>
          <w:p w14:paraId="5679EA0E" w14:textId="57292FEA" w:rsidR="00A65B58" w:rsidRPr="00A65B58" w:rsidRDefault="00A65B58" w:rsidP="00A65B58">
            <w:pPr>
              <w:rPr>
                <w:rFonts w:ascii="Times New Roman" w:eastAsia="Time" w:hAnsi="Times New Roman" w:cs="Times New Roman"/>
                <w:lang w:val="en-US"/>
              </w:rPr>
            </w:pPr>
            <w:r w:rsidRPr="00A65B58">
              <w:rPr>
                <w:rFonts w:ascii="Times New Roman" w:eastAsia="Time" w:hAnsi="Times New Roman" w:cs="Times New Roman"/>
                <w:lang w:val="en-US"/>
              </w:rPr>
              <w:t>-</w:t>
            </w:r>
            <w:r>
              <w:rPr>
                <w:rFonts w:ascii="Times New Roman" w:eastAsia="Time" w:hAnsi="Times New Roman" w:cs="Times New Roman"/>
                <w:lang w:val="en-US"/>
              </w:rPr>
              <w:t xml:space="preserve"> </w:t>
            </w:r>
            <w:r w:rsidRPr="00A65B58">
              <w:rPr>
                <w:rFonts w:ascii="Times New Roman" w:eastAsia="Time" w:hAnsi="Times New Roman" w:cs="Times New Roman"/>
                <w:lang w:val="en-US"/>
              </w:rPr>
              <w:t>Quản lí người dùng và các</w:t>
            </w:r>
          </w:p>
          <w:p w14:paraId="1E150556" w14:textId="77777777" w:rsidR="00A65B58" w:rsidRPr="00A65B58" w:rsidRDefault="00A65B58" w:rsidP="00A65B58">
            <w:pPr>
              <w:rPr>
                <w:rFonts w:ascii="Times New Roman" w:eastAsia="Time" w:hAnsi="Times New Roman" w:cs="Times New Roman"/>
                <w:lang w:val="en-US"/>
              </w:rPr>
            </w:pPr>
            <w:r w:rsidRPr="00A65B58">
              <w:rPr>
                <w:rFonts w:ascii="Times New Roman" w:eastAsia="Time" w:hAnsi="Times New Roman" w:cs="Times New Roman"/>
                <w:lang w:val="en-US"/>
              </w:rPr>
              <w:t>phương thức bảo mật.</w:t>
            </w:r>
          </w:p>
          <w:p w14:paraId="41A65351" w14:textId="277A7D73" w:rsidR="00A65B58" w:rsidRPr="00A418B4" w:rsidRDefault="00A65B58" w:rsidP="00A65B58">
            <w:pPr>
              <w:rPr>
                <w:rFonts w:ascii="Times New Roman" w:eastAsia="Time" w:hAnsi="Times New Roman" w:cs="Times New Roman"/>
              </w:rPr>
            </w:pPr>
            <w:r w:rsidRPr="00A65B58">
              <w:rPr>
                <w:rFonts w:ascii="Times New Roman" w:eastAsia="Time" w:hAnsi="Times New Roman" w:cs="Times New Roman"/>
                <w:lang w:val="en-US"/>
              </w:rPr>
              <w:t>- Xây dựng giao diện app.</w:t>
            </w:r>
          </w:p>
        </w:tc>
        <w:tc>
          <w:tcPr>
            <w:tcW w:w="2310" w:type="dxa"/>
            <w:tcBorders>
              <w:top w:val="nil"/>
              <w:left w:val="nil"/>
              <w:bottom w:val="single" w:sz="6" w:space="0" w:color="auto"/>
              <w:right w:val="single" w:sz="6" w:space="0" w:color="auto"/>
            </w:tcBorders>
            <w:hideMark/>
          </w:tcPr>
          <w:p w14:paraId="24D7149B" w14:textId="77777777" w:rsidR="00A65B58" w:rsidRPr="00A418B4" w:rsidRDefault="00A65B58" w:rsidP="00351E5B">
            <w:pPr>
              <w:jc w:val="center"/>
              <w:rPr>
                <w:rFonts w:ascii="Times New Roman" w:eastAsia="Time" w:hAnsi="Times New Roman" w:cs="Times New Roman"/>
              </w:rPr>
            </w:pPr>
            <w:r w:rsidRPr="00A418B4">
              <w:rPr>
                <w:rFonts w:ascii="Times New Roman" w:eastAsia="Time" w:hAnsi="Times New Roman" w:cs="Times New Roman"/>
                <w:lang w:val="en-US"/>
              </w:rPr>
              <w:t>50%</w:t>
            </w:r>
          </w:p>
        </w:tc>
      </w:tr>
      <w:tr w:rsidR="00A65B58" w:rsidRPr="00A418B4" w14:paraId="0BF65C80" w14:textId="77777777" w:rsidTr="00351E5B">
        <w:tc>
          <w:tcPr>
            <w:tcW w:w="810" w:type="dxa"/>
            <w:tcBorders>
              <w:top w:val="nil"/>
              <w:left w:val="single" w:sz="6" w:space="0" w:color="auto"/>
              <w:bottom w:val="single" w:sz="6" w:space="0" w:color="auto"/>
              <w:right w:val="single" w:sz="6" w:space="0" w:color="auto"/>
            </w:tcBorders>
            <w:hideMark/>
          </w:tcPr>
          <w:p w14:paraId="73C5C71D" w14:textId="77777777" w:rsidR="00A65B58" w:rsidRPr="00A418B4" w:rsidRDefault="00A65B58" w:rsidP="00351E5B">
            <w:pPr>
              <w:rPr>
                <w:rFonts w:ascii="Times New Roman" w:eastAsia="Time" w:hAnsi="Times New Roman" w:cs="Times New Roman"/>
              </w:rPr>
            </w:pPr>
            <w:r w:rsidRPr="00A418B4">
              <w:rPr>
                <w:rFonts w:ascii="Times New Roman" w:eastAsia="Time" w:hAnsi="Times New Roman" w:cs="Times New Roman"/>
                <w:lang w:val="en-US"/>
              </w:rPr>
              <w:t>02</w:t>
            </w:r>
            <w:r w:rsidRPr="00A418B4">
              <w:rPr>
                <w:rFonts w:ascii="Times New Roman" w:eastAsia="Time" w:hAnsi="Times New Roman" w:cs="Times New Roman"/>
              </w:rPr>
              <w:t> </w:t>
            </w:r>
          </w:p>
        </w:tc>
        <w:tc>
          <w:tcPr>
            <w:tcW w:w="2835" w:type="dxa"/>
            <w:tcBorders>
              <w:top w:val="nil"/>
              <w:left w:val="nil"/>
              <w:bottom w:val="single" w:sz="6" w:space="0" w:color="auto"/>
              <w:right w:val="single" w:sz="6" w:space="0" w:color="auto"/>
            </w:tcBorders>
            <w:hideMark/>
          </w:tcPr>
          <w:p w14:paraId="0574968E" w14:textId="77777777" w:rsidR="00A65B58" w:rsidRPr="00A418B4" w:rsidRDefault="00A65B58" w:rsidP="00351E5B">
            <w:pPr>
              <w:rPr>
                <w:rFonts w:ascii="Times New Roman" w:eastAsia="Time" w:hAnsi="Times New Roman" w:cs="Times New Roman"/>
              </w:rPr>
            </w:pPr>
            <w:r w:rsidRPr="00A418B4">
              <w:rPr>
                <w:rFonts w:ascii="Times New Roman" w:eastAsia="Time" w:hAnsi="Times New Roman" w:cs="Times New Roman"/>
                <w:lang w:val="en-US"/>
              </w:rPr>
              <w:t>Trần Viết Thắng</w:t>
            </w:r>
          </w:p>
        </w:tc>
        <w:tc>
          <w:tcPr>
            <w:tcW w:w="3270" w:type="dxa"/>
            <w:tcBorders>
              <w:top w:val="nil"/>
              <w:left w:val="nil"/>
              <w:bottom w:val="single" w:sz="6" w:space="0" w:color="auto"/>
              <w:right w:val="single" w:sz="6" w:space="0" w:color="auto"/>
            </w:tcBorders>
            <w:hideMark/>
          </w:tcPr>
          <w:p w14:paraId="2B74EEE9" w14:textId="77777777" w:rsidR="00A65B58" w:rsidRPr="00A65B58" w:rsidRDefault="00A65B58" w:rsidP="00A65B58">
            <w:pPr>
              <w:rPr>
                <w:rFonts w:ascii="Times New Roman" w:eastAsia="Time" w:hAnsi="Times New Roman" w:cs="Times New Roman"/>
                <w:lang w:val="en-US"/>
              </w:rPr>
            </w:pPr>
            <w:r w:rsidRPr="00A65B58">
              <w:rPr>
                <w:rFonts w:ascii="Times New Roman" w:eastAsia="Time" w:hAnsi="Times New Roman" w:cs="Times New Roman"/>
                <w:lang w:val="en-US"/>
              </w:rPr>
              <w:t>- Các cách thức đăng nhập lên</w:t>
            </w:r>
          </w:p>
          <w:p w14:paraId="3FFE35B0" w14:textId="77777777" w:rsidR="00A65B58" w:rsidRPr="00A65B58" w:rsidRDefault="00A65B58" w:rsidP="00A65B58">
            <w:pPr>
              <w:rPr>
                <w:rFonts w:ascii="Times New Roman" w:eastAsia="Time" w:hAnsi="Times New Roman" w:cs="Times New Roman"/>
                <w:lang w:val="en-US"/>
              </w:rPr>
            </w:pPr>
            <w:r w:rsidRPr="00A65B58">
              <w:rPr>
                <w:rFonts w:ascii="Times New Roman" w:eastAsia="Time" w:hAnsi="Times New Roman" w:cs="Times New Roman"/>
                <w:lang w:val="en-US"/>
              </w:rPr>
              <w:t>Firebase bằng Email, Google và</w:t>
            </w:r>
          </w:p>
          <w:p w14:paraId="165E8100" w14:textId="77777777" w:rsidR="00A65B58" w:rsidRPr="00A65B58" w:rsidRDefault="00A65B58" w:rsidP="00A65B58">
            <w:pPr>
              <w:rPr>
                <w:rFonts w:ascii="Times New Roman" w:eastAsia="Time" w:hAnsi="Times New Roman" w:cs="Times New Roman"/>
                <w:lang w:val="en-US"/>
              </w:rPr>
            </w:pPr>
            <w:r w:rsidRPr="00A65B58">
              <w:rPr>
                <w:rFonts w:ascii="Times New Roman" w:eastAsia="Time" w:hAnsi="Times New Roman" w:cs="Times New Roman"/>
                <w:lang w:val="en-US"/>
              </w:rPr>
              <w:t>Facebook.</w:t>
            </w:r>
          </w:p>
          <w:p w14:paraId="64C0722B" w14:textId="42878B3B" w:rsidR="00A65B58" w:rsidRPr="00A418B4" w:rsidRDefault="00A65B58" w:rsidP="00A65B58">
            <w:pPr>
              <w:rPr>
                <w:rFonts w:ascii="Times New Roman" w:eastAsia="Time" w:hAnsi="Times New Roman" w:cs="Times New Roman"/>
                <w:lang w:val="en-US"/>
              </w:rPr>
            </w:pPr>
            <w:r w:rsidRPr="00A65B58">
              <w:rPr>
                <w:rFonts w:ascii="Times New Roman" w:eastAsia="Time" w:hAnsi="Times New Roman" w:cs="Times New Roman"/>
                <w:lang w:val="en-US"/>
              </w:rPr>
              <w:t>- Xây dựng giao diện ứng dụng.</w:t>
            </w:r>
          </w:p>
        </w:tc>
        <w:tc>
          <w:tcPr>
            <w:tcW w:w="2310" w:type="dxa"/>
            <w:tcBorders>
              <w:top w:val="nil"/>
              <w:left w:val="nil"/>
              <w:bottom w:val="single" w:sz="6" w:space="0" w:color="auto"/>
              <w:right w:val="single" w:sz="6" w:space="0" w:color="auto"/>
            </w:tcBorders>
            <w:hideMark/>
          </w:tcPr>
          <w:p w14:paraId="45E8B862" w14:textId="77777777" w:rsidR="00A65B58" w:rsidRPr="00A418B4" w:rsidRDefault="00A65B58" w:rsidP="00351E5B">
            <w:pPr>
              <w:jc w:val="center"/>
              <w:rPr>
                <w:rFonts w:ascii="Times New Roman" w:eastAsia="Time" w:hAnsi="Times New Roman" w:cs="Times New Roman"/>
              </w:rPr>
            </w:pPr>
            <w:r w:rsidRPr="00A418B4">
              <w:rPr>
                <w:rFonts w:ascii="Times New Roman" w:eastAsia="Time" w:hAnsi="Times New Roman" w:cs="Times New Roman"/>
                <w:lang w:val="en-US"/>
              </w:rPr>
              <w:t>50%</w:t>
            </w:r>
          </w:p>
        </w:tc>
      </w:tr>
    </w:tbl>
    <w:p w14:paraId="05474643" w14:textId="77777777" w:rsidR="00A65B58" w:rsidRPr="00E458D4" w:rsidRDefault="00A65B58" w:rsidP="4C72DC99">
      <w:pPr>
        <w:rPr>
          <w:rFonts w:ascii="Times New Roman" w:eastAsia="Times New Roman" w:hAnsi="Times New Roman" w:cs="Times New Roman"/>
          <w:sz w:val="18"/>
          <w:szCs w:val="18"/>
        </w:rPr>
      </w:pPr>
      <w:r w:rsidRPr="4C72DC99">
        <w:rPr>
          <w:rFonts w:ascii="Times New Roman" w:eastAsia="Times New Roman" w:hAnsi="Times New Roman" w:cs="Times New Roman"/>
        </w:rPr>
        <w:t> </w:t>
      </w:r>
    </w:p>
    <w:p w14:paraId="1A5F2ED1" w14:textId="77777777" w:rsidR="00A65B58" w:rsidRPr="00172B9A" w:rsidRDefault="00A65B58" w:rsidP="00A65B58">
      <w:pPr>
        <w:rPr>
          <w:rFonts w:ascii="Time" w:eastAsia="Time" w:hAnsi="Time" w:cs="Time"/>
          <w:lang w:val="en-US"/>
        </w:rPr>
      </w:pPr>
      <w:r w:rsidRPr="4C72DC99">
        <w:rPr>
          <w:rFonts w:ascii="Times New Roman" w:eastAsia="Times New Roman" w:hAnsi="Times New Roman" w:cs="Times New Roman"/>
          <w:b/>
          <w:bCs/>
        </w:rPr>
        <w:t> </w:t>
      </w:r>
      <w:r w:rsidRPr="4C72DC99">
        <w:rPr>
          <w:rFonts w:ascii="Times New Roman" w:eastAsia="Times New Roman" w:hAnsi="Times New Roman" w:cs="Times New Roman"/>
          <w:b/>
          <w:bCs/>
          <w:lang w:val="en-US"/>
        </w:rPr>
        <w:t>Link code github:</w:t>
      </w:r>
      <w:r w:rsidRPr="4C72DC99">
        <w:rPr>
          <w:rFonts w:ascii="Time" w:eastAsia="Time" w:hAnsi="Time" w:cs="Time"/>
          <w:b/>
          <w:bCs/>
          <w:lang w:val="en-US"/>
        </w:rPr>
        <w:t xml:space="preserve"> </w:t>
      </w:r>
      <w:hyperlink r:id="rId15">
        <w:r w:rsidRPr="4C72DC99">
          <w:rPr>
            <w:rStyle w:val="Hyperlink"/>
          </w:rPr>
          <w:t>https://github.com/DuyNguyen25092004/HTTP_DIO_LTDNT_2ND_REPORT</w:t>
        </w:r>
      </w:hyperlink>
    </w:p>
    <w:p w14:paraId="5093BD6D" w14:textId="77777777" w:rsidR="00A65B58" w:rsidRPr="00246FEA" w:rsidRDefault="00A65B58" w:rsidP="00A65B58">
      <w:pPr>
        <w:rPr>
          <w:lang w:val="en-US"/>
        </w:rPr>
      </w:pPr>
      <w:r>
        <w:br w:type="page"/>
      </w:r>
    </w:p>
    <w:sdt>
      <w:sdtPr>
        <w:rPr>
          <w:rFonts w:asciiTheme="minorHAnsi" w:eastAsiaTheme="minorEastAsia" w:hAnsiTheme="minorHAnsi" w:cstheme="minorBidi"/>
          <w:color w:val="auto"/>
          <w:sz w:val="24"/>
          <w:szCs w:val="24"/>
        </w:rPr>
        <w:id w:val="-537579687"/>
        <w:docPartObj>
          <w:docPartGallery w:val="Table of Contents"/>
          <w:docPartUnique/>
        </w:docPartObj>
      </w:sdtPr>
      <w:sdtEndPr>
        <w:rPr>
          <w:b/>
          <w:bCs/>
          <w:noProof/>
        </w:rPr>
      </w:sdtEndPr>
      <w:sdtContent>
        <w:p w14:paraId="4ED6CC99" w14:textId="77777777" w:rsidR="00A65B58" w:rsidRPr="00246FEA" w:rsidRDefault="00A65B58" w:rsidP="00A65B58">
          <w:pPr>
            <w:pStyle w:val="TOCHeading"/>
            <w:jc w:val="center"/>
            <w:rPr>
              <w:rFonts w:ascii="Times New Roman" w:hAnsi="Times New Roman" w:cs="Times New Roman"/>
              <w:b/>
              <w:bCs/>
              <w:color w:val="auto"/>
              <w:sz w:val="48"/>
              <w:szCs w:val="48"/>
            </w:rPr>
          </w:pPr>
          <w:r w:rsidRPr="00246FEA">
            <w:rPr>
              <w:rFonts w:ascii="Times New Roman" w:hAnsi="Times New Roman" w:cs="Times New Roman"/>
              <w:b/>
              <w:bCs/>
              <w:color w:val="auto"/>
              <w:sz w:val="48"/>
              <w:szCs w:val="48"/>
            </w:rPr>
            <w:t>Mục Lục</w:t>
          </w:r>
        </w:p>
        <w:p w14:paraId="56518A1B" w14:textId="28B700AD" w:rsidR="00C864F7" w:rsidRDefault="00A65B58">
          <w:pPr>
            <w:pStyle w:val="TOC1"/>
            <w:tabs>
              <w:tab w:val="left" w:pos="480"/>
              <w:tab w:val="right" w:leader="dot" w:pos="9350"/>
            </w:tabs>
            <w:rPr>
              <w:rFonts w:eastAsiaTheme="minorEastAsia"/>
              <w:noProof/>
              <w:kern w:val="2"/>
              <w:lang w:val="en-US"/>
              <w14:ligatures w14:val="standardContextual"/>
            </w:rPr>
          </w:pPr>
          <w:r w:rsidRPr="00117D12">
            <w:rPr>
              <w:rFonts w:ascii="Times New Roman" w:hAnsi="Times New Roman" w:cs="Times New Roman"/>
            </w:rPr>
            <w:fldChar w:fldCharType="begin"/>
          </w:r>
          <w:r w:rsidRPr="00117D12">
            <w:rPr>
              <w:rFonts w:ascii="Times New Roman" w:hAnsi="Times New Roman" w:cs="Times New Roman"/>
            </w:rPr>
            <w:instrText xml:space="preserve"> TOC \o "1-3" \h \z \u </w:instrText>
          </w:r>
          <w:r w:rsidRPr="00117D12">
            <w:rPr>
              <w:rFonts w:ascii="Times New Roman" w:hAnsi="Times New Roman" w:cs="Times New Roman"/>
            </w:rPr>
            <w:fldChar w:fldCharType="separate"/>
          </w:r>
          <w:hyperlink w:anchor="_Toc213922285" w:history="1">
            <w:r w:rsidR="00C864F7" w:rsidRPr="00E43303">
              <w:rPr>
                <w:rStyle w:val="Hyperlink"/>
                <w:rFonts w:ascii="Times New Roman" w:hAnsi="Times New Roman" w:cs="Times New Roman"/>
                <w:b/>
                <w:noProof/>
              </w:rPr>
              <w:t>I.</w:t>
            </w:r>
            <w:r w:rsidR="00C864F7">
              <w:rPr>
                <w:rFonts w:eastAsiaTheme="minorEastAsia"/>
                <w:noProof/>
                <w:kern w:val="2"/>
                <w:lang w:val="en-US"/>
                <w14:ligatures w14:val="standardContextual"/>
              </w:rPr>
              <w:tab/>
            </w:r>
            <w:r w:rsidR="00C864F7" w:rsidRPr="00E43303">
              <w:rPr>
                <w:rStyle w:val="Hyperlink"/>
                <w:rFonts w:ascii="Times New Roman" w:hAnsi="Times New Roman" w:cs="Times New Roman"/>
                <w:b/>
                <w:noProof/>
                <w:lang w:val="en-US"/>
              </w:rPr>
              <w:t>Kiến thức tổng quan</w:t>
            </w:r>
            <w:r w:rsidR="00C864F7" w:rsidRPr="00E43303">
              <w:rPr>
                <w:rStyle w:val="Hyperlink"/>
                <w:rFonts w:ascii="Times New Roman" w:hAnsi="Times New Roman" w:cs="Times New Roman"/>
                <w:b/>
                <w:noProof/>
              </w:rPr>
              <w:t>:</w:t>
            </w:r>
            <w:r w:rsidR="00C864F7">
              <w:rPr>
                <w:noProof/>
                <w:webHidden/>
              </w:rPr>
              <w:tab/>
            </w:r>
            <w:r w:rsidR="00C864F7">
              <w:rPr>
                <w:noProof/>
                <w:webHidden/>
              </w:rPr>
              <w:fldChar w:fldCharType="begin"/>
            </w:r>
            <w:r w:rsidR="00C864F7">
              <w:rPr>
                <w:noProof/>
                <w:webHidden/>
              </w:rPr>
              <w:instrText xml:space="preserve"> PAGEREF _Toc213922285 \h </w:instrText>
            </w:r>
            <w:r w:rsidR="00C864F7">
              <w:rPr>
                <w:noProof/>
                <w:webHidden/>
              </w:rPr>
            </w:r>
            <w:r w:rsidR="00C864F7">
              <w:rPr>
                <w:noProof/>
                <w:webHidden/>
              </w:rPr>
              <w:fldChar w:fldCharType="separate"/>
            </w:r>
            <w:r w:rsidR="00C864F7">
              <w:rPr>
                <w:noProof/>
                <w:webHidden/>
              </w:rPr>
              <w:t>4</w:t>
            </w:r>
            <w:r w:rsidR="00C864F7">
              <w:rPr>
                <w:noProof/>
                <w:webHidden/>
              </w:rPr>
              <w:fldChar w:fldCharType="end"/>
            </w:r>
          </w:hyperlink>
        </w:p>
        <w:p w14:paraId="112C19B5" w14:textId="4836EED0" w:rsidR="00C864F7" w:rsidRDefault="00C864F7">
          <w:pPr>
            <w:pStyle w:val="TOC2"/>
            <w:tabs>
              <w:tab w:val="left" w:pos="720"/>
              <w:tab w:val="right" w:leader="dot" w:pos="9350"/>
            </w:tabs>
            <w:rPr>
              <w:rFonts w:eastAsiaTheme="minorEastAsia"/>
              <w:noProof/>
              <w:kern w:val="2"/>
              <w:lang w:val="en-US"/>
              <w14:ligatures w14:val="standardContextual"/>
            </w:rPr>
          </w:pPr>
          <w:hyperlink w:anchor="_Toc213922286" w:history="1">
            <w:r w:rsidRPr="00E43303">
              <w:rPr>
                <w:rStyle w:val="Hyperlink"/>
                <w:rFonts w:ascii="Times New Roman" w:eastAsia="Times New Roman" w:hAnsi="Times New Roman" w:cs="Times New Roman"/>
                <w:b/>
                <w:bCs/>
                <w:noProof/>
              </w:rPr>
              <w:t>1.</w:t>
            </w:r>
            <w:r>
              <w:rPr>
                <w:rFonts w:eastAsiaTheme="minorEastAsia"/>
                <w:noProof/>
                <w:kern w:val="2"/>
                <w:lang w:val="en-US"/>
                <w14:ligatures w14:val="standardContextual"/>
              </w:rPr>
              <w:tab/>
            </w:r>
            <w:r w:rsidRPr="00E43303">
              <w:rPr>
                <w:rStyle w:val="Hyperlink"/>
                <w:rFonts w:ascii="Times New Roman" w:eastAsia="Times New Roman" w:hAnsi="Times New Roman" w:cs="Times New Roman"/>
                <w:b/>
                <w:bCs/>
                <w:noProof/>
                <w:lang w:val="en-US"/>
              </w:rPr>
              <w:t>Sơ lược về Firebase:</w:t>
            </w:r>
            <w:r>
              <w:rPr>
                <w:noProof/>
                <w:webHidden/>
              </w:rPr>
              <w:tab/>
            </w:r>
            <w:r>
              <w:rPr>
                <w:noProof/>
                <w:webHidden/>
              </w:rPr>
              <w:fldChar w:fldCharType="begin"/>
            </w:r>
            <w:r>
              <w:rPr>
                <w:noProof/>
                <w:webHidden/>
              </w:rPr>
              <w:instrText xml:space="preserve"> PAGEREF _Toc213922286 \h </w:instrText>
            </w:r>
            <w:r>
              <w:rPr>
                <w:noProof/>
                <w:webHidden/>
              </w:rPr>
            </w:r>
            <w:r>
              <w:rPr>
                <w:noProof/>
                <w:webHidden/>
              </w:rPr>
              <w:fldChar w:fldCharType="separate"/>
            </w:r>
            <w:r>
              <w:rPr>
                <w:noProof/>
                <w:webHidden/>
              </w:rPr>
              <w:t>4</w:t>
            </w:r>
            <w:r>
              <w:rPr>
                <w:noProof/>
                <w:webHidden/>
              </w:rPr>
              <w:fldChar w:fldCharType="end"/>
            </w:r>
          </w:hyperlink>
        </w:p>
        <w:p w14:paraId="63E2FDCF" w14:textId="56D14307" w:rsidR="00C864F7" w:rsidRDefault="00C864F7">
          <w:pPr>
            <w:pStyle w:val="TOC2"/>
            <w:tabs>
              <w:tab w:val="left" w:pos="720"/>
              <w:tab w:val="right" w:leader="dot" w:pos="9350"/>
            </w:tabs>
            <w:rPr>
              <w:rFonts w:eastAsiaTheme="minorEastAsia"/>
              <w:noProof/>
              <w:kern w:val="2"/>
              <w:lang w:val="en-US"/>
              <w14:ligatures w14:val="standardContextual"/>
            </w:rPr>
          </w:pPr>
          <w:hyperlink w:anchor="_Toc213922287" w:history="1">
            <w:r w:rsidRPr="00E43303">
              <w:rPr>
                <w:rStyle w:val="Hyperlink"/>
                <w:rFonts w:ascii="Times New Roman" w:eastAsia="Times New Roman" w:hAnsi="Times New Roman" w:cs="Times New Roman"/>
                <w:b/>
                <w:bCs/>
                <w:noProof/>
                <w:lang w:val="en-US"/>
              </w:rPr>
              <w:t>2.</w:t>
            </w:r>
            <w:r>
              <w:rPr>
                <w:rFonts w:eastAsiaTheme="minorEastAsia"/>
                <w:noProof/>
                <w:kern w:val="2"/>
                <w:lang w:val="en-US"/>
                <w14:ligatures w14:val="standardContextual"/>
              </w:rPr>
              <w:tab/>
            </w:r>
            <w:r w:rsidRPr="00E43303">
              <w:rPr>
                <w:rStyle w:val="Hyperlink"/>
                <w:rFonts w:ascii="Times New Roman" w:eastAsia="Times New Roman" w:hAnsi="Times New Roman" w:cs="Times New Roman"/>
                <w:b/>
                <w:bCs/>
                <w:noProof/>
                <w:lang w:val="en-US"/>
              </w:rPr>
              <w:t>Lợi ích</w:t>
            </w:r>
            <w:r>
              <w:rPr>
                <w:noProof/>
                <w:webHidden/>
              </w:rPr>
              <w:tab/>
            </w:r>
            <w:r>
              <w:rPr>
                <w:noProof/>
                <w:webHidden/>
              </w:rPr>
              <w:fldChar w:fldCharType="begin"/>
            </w:r>
            <w:r>
              <w:rPr>
                <w:noProof/>
                <w:webHidden/>
              </w:rPr>
              <w:instrText xml:space="preserve"> PAGEREF _Toc213922287 \h </w:instrText>
            </w:r>
            <w:r>
              <w:rPr>
                <w:noProof/>
                <w:webHidden/>
              </w:rPr>
            </w:r>
            <w:r>
              <w:rPr>
                <w:noProof/>
                <w:webHidden/>
              </w:rPr>
              <w:fldChar w:fldCharType="separate"/>
            </w:r>
            <w:r>
              <w:rPr>
                <w:noProof/>
                <w:webHidden/>
              </w:rPr>
              <w:t>4</w:t>
            </w:r>
            <w:r>
              <w:rPr>
                <w:noProof/>
                <w:webHidden/>
              </w:rPr>
              <w:fldChar w:fldCharType="end"/>
            </w:r>
          </w:hyperlink>
        </w:p>
        <w:p w14:paraId="162FCBDD" w14:textId="25DFA0F7" w:rsidR="00C864F7" w:rsidRDefault="00C864F7">
          <w:pPr>
            <w:pStyle w:val="TOC2"/>
            <w:tabs>
              <w:tab w:val="left" w:pos="720"/>
              <w:tab w:val="right" w:leader="dot" w:pos="9350"/>
            </w:tabs>
            <w:rPr>
              <w:rFonts w:eastAsiaTheme="minorEastAsia"/>
              <w:noProof/>
              <w:kern w:val="2"/>
              <w:lang w:val="en-US"/>
              <w14:ligatures w14:val="standardContextual"/>
            </w:rPr>
          </w:pPr>
          <w:hyperlink w:anchor="_Toc213922288" w:history="1">
            <w:r w:rsidRPr="00E43303">
              <w:rPr>
                <w:rStyle w:val="Hyperlink"/>
                <w:rFonts w:ascii="Times New Roman" w:eastAsia="Times New Roman" w:hAnsi="Times New Roman" w:cs="Times New Roman"/>
                <w:b/>
                <w:bCs/>
                <w:noProof/>
                <w:lang w:val="en-US"/>
              </w:rPr>
              <w:t>3.</w:t>
            </w:r>
            <w:r>
              <w:rPr>
                <w:rFonts w:eastAsiaTheme="minorEastAsia"/>
                <w:noProof/>
                <w:kern w:val="2"/>
                <w:lang w:val="en-US"/>
                <w14:ligatures w14:val="standardContextual"/>
              </w:rPr>
              <w:tab/>
            </w:r>
            <w:r w:rsidRPr="00E43303">
              <w:rPr>
                <w:rStyle w:val="Hyperlink"/>
                <w:rFonts w:ascii="Times New Roman" w:eastAsia="Times New Roman" w:hAnsi="Times New Roman" w:cs="Times New Roman"/>
                <w:b/>
                <w:bCs/>
                <w:noProof/>
                <w:lang w:val="en-US"/>
              </w:rPr>
              <w:t>Firebase Authentication:</w:t>
            </w:r>
            <w:r>
              <w:rPr>
                <w:noProof/>
                <w:webHidden/>
              </w:rPr>
              <w:tab/>
            </w:r>
            <w:r>
              <w:rPr>
                <w:noProof/>
                <w:webHidden/>
              </w:rPr>
              <w:fldChar w:fldCharType="begin"/>
            </w:r>
            <w:r>
              <w:rPr>
                <w:noProof/>
                <w:webHidden/>
              </w:rPr>
              <w:instrText xml:space="preserve"> PAGEREF _Toc213922288 \h </w:instrText>
            </w:r>
            <w:r>
              <w:rPr>
                <w:noProof/>
                <w:webHidden/>
              </w:rPr>
            </w:r>
            <w:r>
              <w:rPr>
                <w:noProof/>
                <w:webHidden/>
              </w:rPr>
              <w:fldChar w:fldCharType="separate"/>
            </w:r>
            <w:r>
              <w:rPr>
                <w:noProof/>
                <w:webHidden/>
              </w:rPr>
              <w:t>4</w:t>
            </w:r>
            <w:r>
              <w:rPr>
                <w:noProof/>
                <w:webHidden/>
              </w:rPr>
              <w:fldChar w:fldCharType="end"/>
            </w:r>
          </w:hyperlink>
        </w:p>
        <w:p w14:paraId="42AC92B6" w14:textId="14788D1E" w:rsidR="00C864F7" w:rsidRDefault="00C864F7">
          <w:pPr>
            <w:pStyle w:val="TOC1"/>
            <w:tabs>
              <w:tab w:val="left" w:pos="720"/>
              <w:tab w:val="right" w:leader="dot" w:pos="9350"/>
            </w:tabs>
            <w:rPr>
              <w:rFonts w:eastAsiaTheme="minorEastAsia"/>
              <w:noProof/>
              <w:kern w:val="2"/>
              <w:lang w:val="en-US"/>
              <w14:ligatures w14:val="standardContextual"/>
            </w:rPr>
          </w:pPr>
          <w:hyperlink w:anchor="_Toc213922289" w:history="1">
            <w:r w:rsidRPr="00E43303">
              <w:rPr>
                <w:rStyle w:val="Hyperlink"/>
                <w:rFonts w:ascii="Times New Roman" w:hAnsi="Times New Roman" w:cs="Times New Roman"/>
                <w:b/>
                <w:bCs/>
                <w:noProof/>
                <w:lang w:val="en-US"/>
              </w:rPr>
              <w:t>II.</w:t>
            </w:r>
            <w:r>
              <w:rPr>
                <w:rFonts w:eastAsiaTheme="minorEastAsia"/>
                <w:noProof/>
                <w:kern w:val="2"/>
                <w:lang w:val="en-US"/>
                <w14:ligatures w14:val="standardContextual"/>
              </w:rPr>
              <w:tab/>
            </w:r>
            <w:r w:rsidRPr="00E43303">
              <w:rPr>
                <w:rStyle w:val="Hyperlink"/>
                <w:rFonts w:ascii="Times New Roman" w:hAnsi="Times New Roman" w:cs="Times New Roman"/>
                <w:b/>
                <w:bCs/>
                <w:noProof/>
                <w:lang w:val="en-US"/>
              </w:rPr>
              <w:t>Đăng nhập bằng tài khoản bằng Firebase Authentication:</w:t>
            </w:r>
            <w:r>
              <w:rPr>
                <w:noProof/>
                <w:webHidden/>
              </w:rPr>
              <w:tab/>
            </w:r>
            <w:r>
              <w:rPr>
                <w:noProof/>
                <w:webHidden/>
              </w:rPr>
              <w:fldChar w:fldCharType="begin"/>
            </w:r>
            <w:r>
              <w:rPr>
                <w:noProof/>
                <w:webHidden/>
              </w:rPr>
              <w:instrText xml:space="preserve"> PAGEREF _Toc213922289 \h </w:instrText>
            </w:r>
            <w:r>
              <w:rPr>
                <w:noProof/>
                <w:webHidden/>
              </w:rPr>
            </w:r>
            <w:r>
              <w:rPr>
                <w:noProof/>
                <w:webHidden/>
              </w:rPr>
              <w:fldChar w:fldCharType="separate"/>
            </w:r>
            <w:r>
              <w:rPr>
                <w:noProof/>
                <w:webHidden/>
              </w:rPr>
              <w:t>4</w:t>
            </w:r>
            <w:r>
              <w:rPr>
                <w:noProof/>
                <w:webHidden/>
              </w:rPr>
              <w:fldChar w:fldCharType="end"/>
            </w:r>
          </w:hyperlink>
        </w:p>
        <w:p w14:paraId="71851726" w14:textId="43A891FF" w:rsidR="00C864F7" w:rsidRDefault="00C864F7">
          <w:pPr>
            <w:pStyle w:val="TOC2"/>
            <w:tabs>
              <w:tab w:val="left" w:pos="720"/>
              <w:tab w:val="right" w:leader="dot" w:pos="9350"/>
            </w:tabs>
            <w:rPr>
              <w:rFonts w:eastAsiaTheme="minorEastAsia"/>
              <w:noProof/>
              <w:kern w:val="2"/>
              <w:lang w:val="en-US"/>
              <w14:ligatures w14:val="standardContextual"/>
            </w:rPr>
          </w:pPr>
          <w:hyperlink w:anchor="_Toc213922290" w:history="1">
            <w:r w:rsidRPr="00E43303">
              <w:rPr>
                <w:rStyle w:val="Hyperlink"/>
                <w:rFonts w:ascii="Times New Roman" w:hAnsi="Times New Roman" w:cs="Times New Roman"/>
                <w:b/>
                <w:bCs/>
                <w:noProof/>
                <w:lang w:val="en-US"/>
              </w:rPr>
              <w:t>1.</w:t>
            </w:r>
            <w:r>
              <w:rPr>
                <w:rFonts w:eastAsiaTheme="minorEastAsia"/>
                <w:noProof/>
                <w:kern w:val="2"/>
                <w:lang w:val="en-US"/>
                <w14:ligatures w14:val="standardContextual"/>
              </w:rPr>
              <w:tab/>
            </w:r>
            <w:r w:rsidRPr="00E43303">
              <w:rPr>
                <w:rStyle w:val="Hyperlink"/>
                <w:rFonts w:ascii="Times New Roman" w:hAnsi="Times New Roman" w:cs="Times New Roman"/>
                <w:b/>
                <w:bCs/>
                <w:noProof/>
                <w:lang w:val="en-US"/>
              </w:rPr>
              <w:t>Cấp thẩm quyền cho các dịch vụ của dự án trên Firebase.</w:t>
            </w:r>
            <w:r>
              <w:rPr>
                <w:noProof/>
                <w:webHidden/>
              </w:rPr>
              <w:tab/>
            </w:r>
            <w:r>
              <w:rPr>
                <w:noProof/>
                <w:webHidden/>
              </w:rPr>
              <w:fldChar w:fldCharType="begin"/>
            </w:r>
            <w:r>
              <w:rPr>
                <w:noProof/>
                <w:webHidden/>
              </w:rPr>
              <w:instrText xml:space="preserve"> PAGEREF _Toc213922290 \h </w:instrText>
            </w:r>
            <w:r>
              <w:rPr>
                <w:noProof/>
                <w:webHidden/>
              </w:rPr>
            </w:r>
            <w:r>
              <w:rPr>
                <w:noProof/>
                <w:webHidden/>
              </w:rPr>
              <w:fldChar w:fldCharType="separate"/>
            </w:r>
            <w:r>
              <w:rPr>
                <w:noProof/>
                <w:webHidden/>
              </w:rPr>
              <w:t>4</w:t>
            </w:r>
            <w:r>
              <w:rPr>
                <w:noProof/>
                <w:webHidden/>
              </w:rPr>
              <w:fldChar w:fldCharType="end"/>
            </w:r>
          </w:hyperlink>
        </w:p>
        <w:p w14:paraId="19D5EE24" w14:textId="50BDD6A6" w:rsidR="00C864F7" w:rsidRDefault="00C864F7">
          <w:pPr>
            <w:pStyle w:val="TOC2"/>
            <w:tabs>
              <w:tab w:val="left" w:pos="720"/>
              <w:tab w:val="right" w:leader="dot" w:pos="9350"/>
            </w:tabs>
            <w:rPr>
              <w:rFonts w:eastAsiaTheme="minorEastAsia"/>
              <w:noProof/>
              <w:kern w:val="2"/>
              <w:lang w:val="en-US"/>
              <w14:ligatures w14:val="standardContextual"/>
            </w:rPr>
          </w:pPr>
          <w:hyperlink w:anchor="_Toc213922291" w:history="1">
            <w:r w:rsidRPr="00E43303">
              <w:rPr>
                <w:rStyle w:val="Hyperlink"/>
                <w:rFonts w:ascii="Times New Roman" w:hAnsi="Times New Roman" w:cs="Times New Roman"/>
                <w:b/>
                <w:bCs/>
                <w:noProof/>
                <w:lang w:val="en-US"/>
              </w:rPr>
              <w:t>2.</w:t>
            </w:r>
            <w:r>
              <w:rPr>
                <w:rFonts w:eastAsiaTheme="minorEastAsia"/>
                <w:noProof/>
                <w:kern w:val="2"/>
                <w:lang w:val="en-US"/>
                <w14:ligatures w14:val="standardContextual"/>
              </w:rPr>
              <w:tab/>
            </w:r>
            <w:r w:rsidRPr="00E43303">
              <w:rPr>
                <w:rStyle w:val="Hyperlink"/>
                <w:rFonts w:ascii="Times New Roman" w:hAnsi="Times New Roman" w:cs="Times New Roman"/>
                <w:b/>
                <w:bCs/>
                <w:noProof/>
                <w:lang w:val="en-US"/>
              </w:rPr>
              <w:t>Đăng nhập và đăng kí bằng mail:</w:t>
            </w:r>
            <w:r>
              <w:rPr>
                <w:noProof/>
                <w:webHidden/>
              </w:rPr>
              <w:tab/>
            </w:r>
            <w:r>
              <w:rPr>
                <w:noProof/>
                <w:webHidden/>
              </w:rPr>
              <w:fldChar w:fldCharType="begin"/>
            </w:r>
            <w:r>
              <w:rPr>
                <w:noProof/>
                <w:webHidden/>
              </w:rPr>
              <w:instrText xml:space="preserve"> PAGEREF _Toc213922291 \h </w:instrText>
            </w:r>
            <w:r>
              <w:rPr>
                <w:noProof/>
                <w:webHidden/>
              </w:rPr>
            </w:r>
            <w:r>
              <w:rPr>
                <w:noProof/>
                <w:webHidden/>
              </w:rPr>
              <w:fldChar w:fldCharType="separate"/>
            </w:r>
            <w:r>
              <w:rPr>
                <w:noProof/>
                <w:webHidden/>
              </w:rPr>
              <w:t>5</w:t>
            </w:r>
            <w:r>
              <w:rPr>
                <w:noProof/>
                <w:webHidden/>
              </w:rPr>
              <w:fldChar w:fldCharType="end"/>
            </w:r>
          </w:hyperlink>
        </w:p>
        <w:p w14:paraId="3F1D8CC2" w14:textId="493FA02A" w:rsidR="00C864F7" w:rsidRDefault="00C864F7">
          <w:pPr>
            <w:pStyle w:val="TOC2"/>
            <w:tabs>
              <w:tab w:val="left" w:pos="720"/>
              <w:tab w:val="right" w:leader="dot" w:pos="9350"/>
            </w:tabs>
            <w:rPr>
              <w:rFonts w:eastAsiaTheme="minorEastAsia"/>
              <w:noProof/>
              <w:kern w:val="2"/>
              <w:lang w:val="en-US"/>
              <w14:ligatures w14:val="standardContextual"/>
            </w:rPr>
          </w:pPr>
          <w:hyperlink w:anchor="_Toc213922292" w:history="1">
            <w:r w:rsidRPr="00E43303">
              <w:rPr>
                <w:rStyle w:val="Hyperlink"/>
                <w:rFonts w:ascii="Times New Roman" w:hAnsi="Times New Roman" w:cs="Times New Roman"/>
                <w:b/>
                <w:bCs/>
                <w:noProof/>
                <w:lang w:val="en-US"/>
              </w:rPr>
              <w:t>3.</w:t>
            </w:r>
            <w:r>
              <w:rPr>
                <w:rFonts w:eastAsiaTheme="minorEastAsia"/>
                <w:noProof/>
                <w:kern w:val="2"/>
                <w:lang w:val="en-US"/>
                <w14:ligatures w14:val="standardContextual"/>
              </w:rPr>
              <w:tab/>
            </w:r>
            <w:r w:rsidRPr="00E43303">
              <w:rPr>
                <w:rStyle w:val="Hyperlink"/>
                <w:rFonts w:ascii="Times New Roman" w:hAnsi="Times New Roman" w:cs="Times New Roman"/>
                <w:b/>
                <w:bCs/>
                <w:noProof/>
                <w:lang w:val="en-US"/>
              </w:rPr>
              <w:t>Đăng nhập bằng Email/password:</w:t>
            </w:r>
            <w:r>
              <w:rPr>
                <w:noProof/>
                <w:webHidden/>
              </w:rPr>
              <w:tab/>
            </w:r>
            <w:r>
              <w:rPr>
                <w:noProof/>
                <w:webHidden/>
              </w:rPr>
              <w:fldChar w:fldCharType="begin"/>
            </w:r>
            <w:r>
              <w:rPr>
                <w:noProof/>
                <w:webHidden/>
              </w:rPr>
              <w:instrText xml:space="preserve"> PAGEREF _Toc213922292 \h </w:instrText>
            </w:r>
            <w:r>
              <w:rPr>
                <w:noProof/>
                <w:webHidden/>
              </w:rPr>
            </w:r>
            <w:r>
              <w:rPr>
                <w:noProof/>
                <w:webHidden/>
              </w:rPr>
              <w:fldChar w:fldCharType="separate"/>
            </w:r>
            <w:r>
              <w:rPr>
                <w:noProof/>
                <w:webHidden/>
              </w:rPr>
              <w:t>5</w:t>
            </w:r>
            <w:r>
              <w:rPr>
                <w:noProof/>
                <w:webHidden/>
              </w:rPr>
              <w:fldChar w:fldCharType="end"/>
            </w:r>
          </w:hyperlink>
        </w:p>
        <w:p w14:paraId="6BADB25C" w14:textId="22363D2C" w:rsidR="00C864F7" w:rsidRDefault="00C864F7">
          <w:pPr>
            <w:pStyle w:val="TOC1"/>
            <w:tabs>
              <w:tab w:val="left" w:pos="720"/>
              <w:tab w:val="right" w:leader="dot" w:pos="9350"/>
            </w:tabs>
            <w:rPr>
              <w:rFonts w:eastAsiaTheme="minorEastAsia"/>
              <w:noProof/>
              <w:kern w:val="2"/>
              <w:lang w:val="en-US"/>
              <w14:ligatures w14:val="standardContextual"/>
            </w:rPr>
          </w:pPr>
          <w:hyperlink w:anchor="_Toc213922293" w:history="1">
            <w:r w:rsidRPr="00E43303">
              <w:rPr>
                <w:rStyle w:val="Hyperlink"/>
                <w:rFonts w:ascii="Times New Roman" w:hAnsi="Times New Roman" w:cs="Times New Roman"/>
                <w:b/>
                <w:bCs/>
                <w:noProof/>
                <w:lang w:val="en-US"/>
              </w:rPr>
              <w:t>III.</w:t>
            </w:r>
            <w:r>
              <w:rPr>
                <w:rFonts w:eastAsiaTheme="minorEastAsia"/>
                <w:noProof/>
                <w:kern w:val="2"/>
                <w:lang w:val="en-US"/>
                <w14:ligatures w14:val="standardContextual"/>
              </w:rPr>
              <w:tab/>
            </w:r>
            <w:r w:rsidRPr="00E43303">
              <w:rPr>
                <w:rStyle w:val="Hyperlink"/>
                <w:rFonts w:ascii="Times New Roman" w:hAnsi="Times New Roman" w:cs="Times New Roman"/>
                <w:b/>
                <w:bCs/>
                <w:noProof/>
                <w:lang w:val="en-US"/>
              </w:rPr>
              <w:t>Đăng nhập bằng tài khoản mạng xã hội:</w:t>
            </w:r>
            <w:r>
              <w:rPr>
                <w:noProof/>
                <w:webHidden/>
              </w:rPr>
              <w:tab/>
            </w:r>
            <w:r>
              <w:rPr>
                <w:noProof/>
                <w:webHidden/>
              </w:rPr>
              <w:fldChar w:fldCharType="begin"/>
            </w:r>
            <w:r>
              <w:rPr>
                <w:noProof/>
                <w:webHidden/>
              </w:rPr>
              <w:instrText xml:space="preserve"> PAGEREF _Toc213922293 \h </w:instrText>
            </w:r>
            <w:r>
              <w:rPr>
                <w:noProof/>
                <w:webHidden/>
              </w:rPr>
            </w:r>
            <w:r>
              <w:rPr>
                <w:noProof/>
                <w:webHidden/>
              </w:rPr>
              <w:fldChar w:fldCharType="separate"/>
            </w:r>
            <w:r>
              <w:rPr>
                <w:noProof/>
                <w:webHidden/>
              </w:rPr>
              <w:t>7</w:t>
            </w:r>
            <w:r>
              <w:rPr>
                <w:noProof/>
                <w:webHidden/>
              </w:rPr>
              <w:fldChar w:fldCharType="end"/>
            </w:r>
          </w:hyperlink>
        </w:p>
        <w:p w14:paraId="01A062FF" w14:textId="3D42B21A" w:rsidR="00C864F7" w:rsidRDefault="00C864F7">
          <w:pPr>
            <w:pStyle w:val="TOC1"/>
            <w:tabs>
              <w:tab w:val="left" w:pos="480"/>
              <w:tab w:val="right" w:leader="dot" w:pos="9350"/>
            </w:tabs>
            <w:rPr>
              <w:rFonts w:eastAsiaTheme="minorEastAsia"/>
              <w:noProof/>
              <w:kern w:val="2"/>
              <w:lang w:val="en-US"/>
              <w14:ligatures w14:val="standardContextual"/>
            </w:rPr>
          </w:pPr>
          <w:hyperlink w:anchor="_Toc213922294" w:history="1">
            <w:r w:rsidRPr="00E43303">
              <w:rPr>
                <w:rStyle w:val="Hyperlink"/>
                <w:rFonts w:ascii="Times New Roman" w:hAnsi="Times New Roman" w:cs="Times New Roman"/>
                <w:b/>
                <w:bCs/>
                <w:noProof/>
                <w:lang w:val="en-US"/>
              </w:rPr>
              <w:t>1.</w:t>
            </w:r>
            <w:r>
              <w:rPr>
                <w:rFonts w:eastAsiaTheme="minorEastAsia"/>
                <w:noProof/>
                <w:kern w:val="2"/>
                <w:lang w:val="en-US"/>
                <w14:ligatures w14:val="standardContextual"/>
              </w:rPr>
              <w:tab/>
            </w:r>
            <w:r w:rsidRPr="00E43303">
              <w:rPr>
                <w:rStyle w:val="Hyperlink"/>
                <w:rFonts w:ascii="Times New Roman" w:hAnsi="Times New Roman" w:cs="Times New Roman"/>
                <w:b/>
                <w:bCs/>
                <w:noProof/>
                <w:lang w:val="en-US"/>
              </w:rPr>
              <w:t>Cài đặt kết nối với dịch vụ Google với Firebase.</w:t>
            </w:r>
            <w:r>
              <w:rPr>
                <w:noProof/>
                <w:webHidden/>
              </w:rPr>
              <w:tab/>
            </w:r>
            <w:r>
              <w:rPr>
                <w:noProof/>
                <w:webHidden/>
              </w:rPr>
              <w:fldChar w:fldCharType="begin"/>
            </w:r>
            <w:r>
              <w:rPr>
                <w:noProof/>
                <w:webHidden/>
              </w:rPr>
              <w:instrText xml:space="preserve"> PAGEREF _Toc213922294 \h </w:instrText>
            </w:r>
            <w:r>
              <w:rPr>
                <w:noProof/>
                <w:webHidden/>
              </w:rPr>
            </w:r>
            <w:r>
              <w:rPr>
                <w:noProof/>
                <w:webHidden/>
              </w:rPr>
              <w:fldChar w:fldCharType="separate"/>
            </w:r>
            <w:r>
              <w:rPr>
                <w:noProof/>
                <w:webHidden/>
              </w:rPr>
              <w:t>7</w:t>
            </w:r>
            <w:r>
              <w:rPr>
                <w:noProof/>
                <w:webHidden/>
              </w:rPr>
              <w:fldChar w:fldCharType="end"/>
            </w:r>
          </w:hyperlink>
        </w:p>
        <w:p w14:paraId="01026F96" w14:textId="11D8E0FD" w:rsidR="00C864F7" w:rsidRDefault="00C864F7">
          <w:pPr>
            <w:pStyle w:val="TOC2"/>
            <w:tabs>
              <w:tab w:val="left" w:pos="720"/>
              <w:tab w:val="right" w:leader="dot" w:pos="9350"/>
            </w:tabs>
            <w:rPr>
              <w:rFonts w:eastAsiaTheme="minorEastAsia"/>
              <w:noProof/>
              <w:kern w:val="2"/>
              <w:lang w:val="en-US"/>
              <w14:ligatures w14:val="standardContextual"/>
            </w:rPr>
          </w:pPr>
          <w:hyperlink w:anchor="_Toc213922295" w:history="1">
            <w:r w:rsidRPr="00E43303">
              <w:rPr>
                <w:rStyle w:val="Hyperlink"/>
                <w:rFonts w:ascii="Times New Roman" w:hAnsi="Times New Roman" w:cs="Times New Roman"/>
                <w:b/>
                <w:bCs/>
                <w:noProof/>
                <w:lang w:val="en-US"/>
              </w:rPr>
              <w:t>2.</w:t>
            </w:r>
            <w:r>
              <w:rPr>
                <w:rFonts w:eastAsiaTheme="minorEastAsia"/>
                <w:noProof/>
                <w:kern w:val="2"/>
                <w:lang w:val="en-US"/>
                <w14:ligatures w14:val="standardContextual"/>
              </w:rPr>
              <w:tab/>
            </w:r>
            <w:r w:rsidRPr="00E43303">
              <w:rPr>
                <w:rStyle w:val="Hyperlink"/>
                <w:rFonts w:ascii="Times New Roman" w:hAnsi="Times New Roman" w:cs="Times New Roman"/>
                <w:b/>
                <w:bCs/>
                <w:noProof/>
                <w:lang w:val="en-US"/>
              </w:rPr>
              <w:t>Đăng nhập vào Google:</w:t>
            </w:r>
            <w:r>
              <w:rPr>
                <w:noProof/>
                <w:webHidden/>
              </w:rPr>
              <w:tab/>
            </w:r>
            <w:r>
              <w:rPr>
                <w:noProof/>
                <w:webHidden/>
              </w:rPr>
              <w:fldChar w:fldCharType="begin"/>
            </w:r>
            <w:r>
              <w:rPr>
                <w:noProof/>
                <w:webHidden/>
              </w:rPr>
              <w:instrText xml:space="preserve"> PAGEREF _Toc213922295 \h </w:instrText>
            </w:r>
            <w:r>
              <w:rPr>
                <w:noProof/>
                <w:webHidden/>
              </w:rPr>
            </w:r>
            <w:r>
              <w:rPr>
                <w:noProof/>
                <w:webHidden/>
              </w:rPr>
              <w:fldChar w:fldCharType="separate"/>
            </w:r>
            <w:r>
              <w:rPr>
                <w:noProof/>
                <w:webHidden/>
              </w:rPr>
              <w:t>8</w:t>
            </w:r>
            <w:r>
              <w:rPr>
                <w:noProof/>
                <w:webHidden/>
              </w:rPr>
              <w:fldChar w:fldCharType="end"/>
            </w:r>
          </w:hyperlink>
        </w:p>
        <w:p w14:paraId="557F81A4" w14:textId="3F7D5BC2" w:rsidR="00C864F7" w:rsidRDefault="00C864F7">
          <w:pPr>
            <w:pStyle w:val="TOC2"/>
            <w:tabs>
              <w:tab w:val="left" w:pos="720"/>
              <w:tab w:val="right" w:leader="dot" w:pos="9350"/>
            </w:tabs>
            <w:rPr>
              <w:rFonts w:eastAsiaTheme="minorEastAsia"/>
              <w:noProof/>
              <w:kern w:val="2"/>
              <w:lang w:val="en-US"/>
              <w14:ligatures w14:val="standardContextual"/>
            </w:rPr>
          </w:pPr>
          <w:hyperlink w:anchor="_Toc213922296" w:history="1">
            <w:r w:rsidRPr="00E43303">
              <w:rPr>
                <w:rStyle w:val="Hyperlink"/>
                <w:rFonts w:ascii="Times New Roman" w:hAnsi="Times New Roman" w:cs="Times New Roman"/>
                <w:b/>
                <w:bCs/>
                <w:noProof/>
                <w:lang w:val="en-US"/>
              </w:rPr>
              <w:t>3.</w:t>
            </w:r>
            <w:r>
              <w:rPr>
                <w:rFonts w:eastAsiaTheme="minorEastAsia"/>
                <w:noProof/>
                <w:kern w:val="2"/>
                <w:lang w:val="en-US"/>
                <w14:ligatures w14:val="standardContextual"/>
              </w:rPr>
              <w:tab/>
            </w:r>
            <w:r w:rsidRPr="00E43303">
              <w:rPr>
                <w:rStyle w:val="Hyperlink"/>
                <w:rFonts w:ascii="Times New Roman" w:hAnsi="Times New Roman" w:cs="Times New Roman"/>
                <w:b/>
                <w:bCs/>
                <w:noProof/>
                <w:lang w:val="en-US"/>
              </w:rPr>
              <w:t>Đăng nhập vào Facebook:</w:t>
            </w:r>
            <w:r>
              <w:rPr>
                <w:noProof/>
                <w:webHidden/>
              </w:rPr>
              <w:tab/>
            </w:r>
            <w:r>
              <w:rPr>
                <w:noProof/>
                <w:webHidden/>
              </w:rPr>
              <w:fldChar w:fldCharType="begin"/>
            </w:r>
            <w:r>
              <w:rPr>
                <w:noProof/>
                <w:webHidden/>
              </w:rPr>
              <w:instrText xml:space="preserve"> PAGEREF _Toc213922296 \h </w:instrText>
            </w:r>
            <w:r>
              <w:rPr>
                <w:noProof/>
                <w:webHidden/>
              </w:rPr>
            </w:r>
            <w:r>
              <w:rPr>
                <w:noProof/>
                <w:webHidden/>
              </w:rPr>
              <w:fldChar w:fldCharType="separate"/>
            </w:r>
            <w:r>
              <w:rPr>
                <w:noProof/>
                <w:webHidden/>
              </w:rPr>
              <w:t>10</w:t>
            </w:r>
            <w:r>
              <w:rPr>
                <w:noProof/>
                <w:webHidden/>
              </w:rPr>
              <w:fldChar w:fldCharType="end"/>
            </w:r>
          </w:hyperlink>
        </w:p>
        <w:p w14:paraId="179D661B" w14:textId="7E449518" w:rsidR="00C864F7" w:rsidRDefault="00C864F7">
          <w:pPr>
            <w:pStyle w:val="TOC1"/>
            <w:tabs>
              <w:tab w:val="left" w:pos="720"/>
              <w:tab w:val="right" w:leader="dot" w:pos="9350"/>
            </w:tabs>
            <w:rPr>
              <w:rFonts w:eastAsiaTheme="minorEastAsia"/>
              <w:noProof/>
              <w:kern w:val="2"/>
              <w:lang w:val="en-US"/>
              <w14:ligatures w14:val="standardContextual"/>
            </w:rPr>
          </w:pPr>
          <w:hyperlink w:anchor="_Toc213922297" w:history="1">
            <w:r w:rsidRPr="00E43303">
              <w:rPr>
                <w:rStyle w:val="Hyperlink"/>
                <w:rFonts w:ascii="Times New Roman" w:hAnsi="Times New Roman" w:cs="Times New Roman"/>
                <w:b/>
                <w:bCs/>
                <w:noProof/>
                <w:lang w:val="en-US"/>
              </w:rPr>
              <w:t>IV.</w:t>
            </w:r>
            <w:r>
              <w:rPr>
                <w:rFonts w:eastAsiaTheme="minorEastAsia"/>
                <w:noProof/>
                <w:kern w:val="2"/>
                <w:lang w:val="en-US"/>
                <w14:ligatures w14:val="standardContextual"/>
              </w:rPr>
              <w:tab/>
            </w:r>
            <w:r w:rsidRPr="00E43303">
              <w:rPr>
                <w:rStyle w:val="Hyperlink"/>
                <w:rFonts w:ascii="Times New Roman" w:hAnsi="Times New Roman" w:cs="Times New Roman"/>
                <w:b/>
                <w:bCs/>
                <w:noProof/>
                <w:lang w:val="en-US"/>
              </w:rPr>
              <w:t>Quản lý người dùng:</w:t>
            </w:r>
            <w:r>
              <w:rPr>
                <w:noProof/>
                <w:webHidden/>
              </w:rPr>
              <w:tab/>
            </w:r>
            <w:r>
              <w:rPr>
                <w:noProof/>
                <w:webHidden/>
              </w:rPr>
              <w:fldChar w:fldCharType="begin"/>
            </w:r>
            <w:r>
              <w:rPr>
                <w:noProof/>
                <w:webHidden/>
              </w:rPr>
              <w:instrText xml:space="preserve"> PAGEREF _Toc213922297 \h </w:instrText>
            </w:r>
            <w:r>
              <w:rPr>
                <w:noProof/>
                <w:webHidden/>
              </w:rPr>
            </w:r>
            <w:r>
              <w:rPr>
                <w:noProof/>
                <w:webHidden/>
              </w:rPr>
              <w:fldChar w:fldCharType="separate"/>
            </w:r>
            <w:r>
              <w:rPr>
                <w:noProof/>
                <w:webHidden/>
              </w:rPr>
              <w:t>12</w:t>
            </w:r>
            <w:r>
              <w:rPr>
                <w:noProof/>
                <w:webHidden/>
              </w:rPr>
              <w:fldChar w:fldCharType="end"/>
            </w:r>
          </w:hyperlink>
        </w:p>
        <w:p w14:paraId="0C62C5CC" w14:textId="54E9C3C7" w:rsidR="00C864F7" w:rsidRDefault="00C864F7">
          <w:pPr>
            <w:pStyle w:val="TOC2"/>
            <w:tabs>
              <w:tab w:val="left" w:pos="720"/>
              <w:tab w:val="right" w:leader="dot" w:pos="9350"/>
            </w:tabs>
            <w:rPr>
              <w:rFonts w:eastAsiaTheme="minorEastAsia"/>
              <w:noProof/>
              <w:kern w:val="2"/>
              <w:lang w:val="en-US"/>
              <w14:ligatures w14:val="standardContextual"/>
            </w:rPr>
          </w:pPr>
          <w:hyperlink w:anchor="_Toc213922298" w:history="1">
            <w:r w:rsidRPr="00E43303">
              <w:rPr>
                <w:rStyle w:val="Hyperlink"/>
                <w:rFonts w:ascii="Times New Roman" w:hAnsi="Times New Roman" w:cs="Times New Roman"/>
                <w:b/>
                <w:bCs/>
                <w:noProof/>
                <w:lang w:val="en-US"/>
              </w:rPr>
              <w:t>1.</w:t>
            </w:r>
            <w:r>
              <w:rPr>
                <w:rFonts w:eastAsiaTheme="minorEastAsia"/>
                <w:noProof/>
                <w:kern w:val="2"/>
                <w:lang w:val="en-US"/>
                <w14:ligatures w14:val="standardContextual"/>
              </w:rPr>
              <w:tab/>
            </w:r>
            <w:r w:rsidRPr="00E43303">
              <w:rPr>
                <w:rStyle w:val="Hyperlink"/>
                <w:rFonts w:ascii="Times New Roman" w:hAnsi="Times New Roman" w:cs="Times New Roman"/>
                <w:b/>
                <w:bCs/>
                <w:noProof/>
                <w:lang w:val="en-US"/>
              </w:rPr>
              <w:t>Tại sao lại cần quản lý người dùng ?</w:t>
            </w:r>
            <w:r>
              <w:rPr>
                <w:noProof/>
                <w:webHidden/>
              </w:rPr>
              <w:tab/>
            </w:r>
            <w:r>
              <w:rPr>
                <w:noProof/>
                <w:webHidden/>
              </w:rPr>
              <w:fldChar w:fldCharType="begin"/>
            </w:r>
            <w:r>
              <w:rPr>
                <w:noProof/>
                <w:webHidden/>
              </w:rPr>
              <w:instrText xml:space="preserve"> PAGEREF _Toc213922298 \h </w:instrText>
            </w:r>
            <w:r>
              <w:rPr>
                <w:noProof/>
                <w:webHidden/>
              </w:rPr>
            </w:r>
            <w:r>
              <w:rPr>
                <w:noProof/>
                <w:webHidden/>
              </w:rPr>
              <w:fldChar w:fldCharType="separate"/>
            </w:r>
            <w:r>
              <w:rPr>
                <w:noProof/>
                <w:webHidden/>
              </w:rPr>
              <w:t>12</w:t>
            </w:r>
            <w:r>
              <w:rPr>
                <w:noProof/>
                <w:webHidden/>
              </w:rPr>
              <w:fldChar w:fldCharType="end"/>
            </w:r>
          </w:hyperlink>
        </w:p>
        <w:p w14:paraId="444AC820" w14:textId="0D8FD609" w:rsidR="00C864F7" w:rsidRDefault="00C864F7">
          <w:pPr>
            <w:pStyle w:val="TOC2"/>
            <w:tabs>
              <w:tab w:val="left" w:pos="720"/>
              <w:tab w:val="right" w:leader="dot" w:pos="9350"/>
            </w:tabs>
            <w:rPr>
              <w:rFonts w:eastAsiaTheme="minorEastAsia"/>
              <w:noProof/>
              <w:kern w:val="2"/>
              <w:lang w:val="en-US"/>
              <w14:ligatures w14:val="standardContextual"/>
            </w:rPr>
          </w:pPr>
          <w:hyperlink w:anchor="_Toc213922299" w:history="1">
            <w:r w:rsidRPr="00E43303">
              <w:rPr>
                <w:rStyle w:val="Hyperlink"/>
                <w:rFonts w:ascii="Times New Roman" w:hAnsi="Times New Roman" w:cs="Times New Roman"/>
                <w:b/>
                <w:bCs/>
                <w:noProof/>
                <w:lang w:val="en-US"/>
              </w:rPr>
              <w:t>2.</w:t>
            </w:r>
            <w:r>
              <w:rPr>
                <w:rFonts w:eastAsiaTheme="minorEastAsia"/>
                <w:noProof/>
                <w:kern w:val="2"/>
                <w:lang w:val="en-US"/>
                <w14:ligatures w14:val="standardContextual"/>
              </w:rPr>
              <w:tab/>
            </w:r>
            <w:r w:rsidRPr="00E43303">
              <w:rPr>
                <w:rStyle w:val="Hyperlink"/>
                <w:rFonts w:ascii="Times New Roman" w:hAnsi="Times New Roman" w:cs="Times New Roman"/>
                <w:b/>
                <w:bCs/>
                <w:noProof/>
                <w:lang w:val="en-US"/>
              </w:rPr>
              <w:t>Cấu trúc dữ liệu trong Firebase:</w:t>
            </w:r>
            <w:r>
              <w:rPr>
                <w:noProof/>
                <w:webHidden/>
              </w:rPr>
              <w:tab/>
            </w:r>
            <w:r>
              <w:rPr>
                <w:noProof/>
                <w:webHidden/>
              </w:rPr>
              <w:fldChar w:fldCharType="begin"/>
            </w:r>
            <w:r>
              <w:rPr>
                <w:noProof/>
                <w:webHidden/>
              </w:rPr>
              <w:instrText xml:space="preserve"> PAGEREF _Toc213922299 \h </w:instrText>
            </w:r>
            <w:r>
              <w:rPr>
                <w:noProof/>
                <w:webHidden/>
              </w:rPr>
            </w:r>
            <w:r>
              <w:rPr>
                <w:noProof/>
                <w:webHidden/>
              </w:rPr>
              <w:fldChar w:fldCharType="separate"/>
            </w:r>
            <w:r>
              <w:rPr>
                <w:noProof/>
                <w:webHidden/>
              </w:rPr>
              <w:t>12</w:t>
            </w:r>
            <w:r>
              <w:rPr>
                <w:noProof/>
                <w:webHidden/>
              </w:rPr>
              <w:fldChar w:fldCharType="end"/>
            </w:r>
          </w:hyperlink>
        </w:p>
        <w:p w14:paraId="03EC4321" w14:textId="0526FC81" w:rsidR="00C864F7" w:rsidRDefault="00C864F7">
          <w:pPr>
            <w:pStyle w:val="TOC2"/>
            <w:tabs>
              <w:tab w:val="left" w:pos="720"/>
              <w:tab w:val="right" w:leader="dot" w:pos="9350"/>
            </w:tabs>
            <w:rPr>
              <w:rFonts w:eastAsiaTheme="minorEastAsia"/>
              <w:noProof/>
              <w:kern w:val="2"/>
              <w:lang w:val="en-US"/>
              <w14:ligatures w14:val="standardContextual"/>
            </w:rPr>
          </w:pPr>
          <w:hyperlink w:anchor="_Toc213922300" w:history="1">
            <w:r w:rsidRPr="00E43303">
              <w:rPr>
                <w:rStyle w:val="Hyperlink"/>
                <w:rFonts w:ascii="Times New Roman" w:hAnsi="Times New Roman" w:cs="Times New Roman"/>
                <w:b/>
                <w:bCs/>
                <w:noProof/>
                <w:lang w:val="en-US"/>
              </w:rPr>
              <w:t>3.</w:t>
            </w:r>
            <w:r>
              <w:rPr>
                <w:rFonts w:eastAsiaTheme="minorEastAsia"/>
                <w:noProof/>
                <w:kern w:val="2"/>
                <w:lang w:val="en-US"/>
                <w14:ligatures w14:val="standardContextual"/>
              </w:rPr>
              <w:tab/>
            </w:r>
            <w:r w:rsidRPr="00E43303">
              <w:rPr>
                <w:rStyle w:val="Hyperlink"/>
                <w:rFonts w:ascii="Times New Roman" w:hAnsi="Times New Roman" w:cs="Times New Roman"/>
                <w:b/>
                <w:bCs/>
                <w:noProof/>
                <w:lang w:val="en-US"/>
              </w:rPr>
              <w:t>Hiển thị  và cập nhật thông tin người dùng từ Firestore Database:</w:t>
            </w:r>
            <w:r>
              <w:rPr>
                <w:noProof/>
                <w:webHidden/>
              </w:rPr>
              <w:tab/>
            </w:r>
            <w:r>
              <w:rPr>
                <w:noProof/>
                <w:webHidden/>
              </w:rPr>
              <w:fldChar w:fldCharType="begin"/>
            </w:r>
            <w:r>
              <w:rPr>
                <w:noProof/>
                <w:webHidden/>
              </w:rPr>
              <w:instrText xml:space="preserve"> PAGEREF _Toc213922300 \h </w:instrText>
            </w:r>
            <w:r>
              <w:rPr>
                <w:noProof/>
                <w:webHidden/>
              </w:rPr>
            </w:r>
            <w:r>
              <w:rPr>
                <w:noProof/>
                <w:webHidden/>
              </w:rPr>
              <w:fldChar w:fldCharType="separate"/>
            </w:r>
            <w:r>
              <w:rPr>
                <w:noProof/>
                <w:webHidden/>
              </w:rPr>
              <w:t>12</w:t>
            </w:r>
            <w:r>
              <w:rPr>
                <w:noProof/>
                <w:webHidden/>
              </w:rPr>
              <w:fldChar w:fldCharType="end"/>
            </w:r>
          </w:hyperlink>
        </w:p>
        <w:p w14:paraId="19D7F1C0" w14:textId="0D9A8A88" w:rsidR="00C864F7" w:rsidRDefault="00C864F7">
          <w:pPr>
            <w:pStyle w:val="TOC2"/>
            <w:tabs>
              <w:tab w:val="left" w:pos="720"/>
              <w:tab w:val="right" w:leader="dot" w:pos="9350"/>
            </w:tabs>
            <w:rPr>
              <w:rFonts w:eastAsiaTheme="minorEastAsia"/>
              <w:noProof/>
              <w:kern w:val="2"/>
              <w:lang w:val="en-US"/>
              <w14:ligatures w14:val="standardContextual"/>
            </w:rPr>
          </w:pPr>
          <w:hyperlink w:anchor="_Toc213922301" w:history="1">
            <w:r w:rsidRPr="00E43303">
              <w:rPr>
                <w:rStyle w:val="Hyperlink"/>
                <w:rFonts w:ascii="Times New Roman" w:hAnsi="Times New Roman" w:cs="Times New Roman"/>
                <w:b/>
                <w:bCs/>
                <w:noProof/>
                <w:lang w:val="en-US"/>
              </w:rPr>
              <w:t>4.</w:t>
            </w:r>
            <w:r>
              <w:rPr>
                <w:rFonts w:eastAsiaTheme="minorEastAsia"/>
                <w:noProof/>
                <w:kern w:val="2"/>
                <w:lang w:val="en-US"/>
                <w14:ligatures w14:val="standardContextual"/>
              </w:rPr>
              <w:tab/>
            </w:r>
            <w:r w:rsidRPr="00E43303">
              <w:rPr>
                <w:rStyle w:val="Hyperlink"/>
                <w:rFonts w:ascii="Times New Roman" w:hAnsi="Times New Roman" w:cs="Times New Roman"/>
                <w:b/>
                <w:bCs/>
                <w:noProof/>
                <w:lang w:val="en-US"/>
              </w:rPr>
              <w:t>Quên mật khẩu:</w:t>
            </w:r>
            <w:r>
              <w:rPr>
                <w:noProof/>
                <w:webHidden/>
              </w:rPr>
              <w:tab/>
            </w:r>
            <w:r>
              <w:rPr>
                <w:noProof/>
                <w:webHidden/>
              </w:rPr>
              <w:fldChar w:fldCharType="begin"/>
            </w:r>
            <w:r>
              <w:rPr>
                <w:noProof/>
                <w:webHidden/>
              </w:rPr>
              <w:instrText xml:space="preserve"> PAGEREF _Toc213922301 \h </w:instrText>
            </w:r>
            <w:r>
              <w:rPr>
                <w:noProof/>
                <w:webHidden/>
              </w:rPr>
            </w:r>
            <w:r>
              <w:rPr>
                <w:noProof/>
                <w:webHidden/>
              </w:rPr>
              <w:fldChar w:fldCharType="separate"/>
            </w:r>
            <w:r>
              <w:rPr>
                <w:noProof/>
                <w:webHidden/>
              </w:rPr>
              <w:t>15</w:t>
            </w:r>
            <w:r>
              <w:rPr>
                <w:noProof/>
                <w:webHidden/>
              </w:rPr>
              <w:fldChar w:fldCharType="end"/>
            </w:r>
          </w:hyperlink>
        </w:p>
        <w:p w14:paraId="0C622566" w14:textId="1D4ED7A9" w:rsidR="00C864F7" w:rsidRDefault="00C864F7">
          <w:pPr>
            <w:pStyle w:val="TOC2"/>
            <w:tabs>
              <w:tab w:val="left" w:pos="720"/>
              <w:tab w:val="right" w:leader="dot" w:pos="9350"/>
            </w:tabs>
            <w:rPr>
              <w:rFonts w:eastAsiaTheme="minorEastAsia"/>
              <w:noProof/>
              <w:kern w:val="2"/>
              <w:lang w:val="en-US"/>
              <w14:ligatures w14:val="standardContextual"/>
            </w:rPr>
          </w:pPr>
          <w:hyperlink w:anchor="_Toc213922302" w:history="1">
            <w:r w:rsidRPr="00E43303">
              <w:rPr>
                <w:rStyle w:val="Hyperlink"/>
                <w:rFonts w:ascii="Times New Roman" w:hAnsi="Times New Roman" w:cs="Times New Roman"/>
                <w:b/>
                <w:bCs/>
                <w:noProof/>
                <w:lang w:val="en-US"/>
              </w:rPr>
              <w:t>5.</w:t>
            </w:r>
            <w:r>
              <w:rPr>
                <w:rFonts w:eastAsiaTheme="minorEastAsia"/>
                <w:noProof/>
                <w:kern w:val="2"/>
                <w:lang w:val="en-US"/>
                <w14:ligatures w14:val="standardContextual"/>
              </w:rPr>
              <w:tab/>
            </w:r>
            <w:r w:rsidRPr="00E43303">
              <w:rPr>
                <w:rStyle w:val="Hyperlink"/>
                <w:rFonts w:ascii="Times New Roman" w:hAnsi="Times New Roman" w:cs="Times New Roman"/>
                <w:b/>
                <w:bCs/>
                <w:noProof/>
                <w:lang w:val="en-US"/>
              </w:rPr>
              <w:t>Xác minh Email:</w:t>
            </w:r>
            <w:r>
              <w:rPr>
                <w:noProof/>
                <w:webHidden/>
              </w:rPr>
              <w:tab/>
            </w:r>
            <w:r>
              <w:rPr>
                <w:noProof/>
                <w:webHidden/>
              </w:rPr>
              <w:fldChar w:fldCharType="begin"/>
            </w:r>
            <w:r>
              <w:rPr>
                <w:noProof/>
                <w:webHidden/>
              </w:rPr>
              <w:instrText xml:space="preserve"> PAGEREF _Toc213922302 \h </w:instrText>
            </w:r>
            <w:r>
              <w:rPr>
                <w:noProof/>
                <w:webHidden/>
              </w:rPr>
            </w:r>
            <w:r>
              <w:rPr>
                <w:noProof/>
                <w:webHidden/>
              </w:rPr>
              <w:fldChar w:fldCharType="separate"/>
            </w:r>
            <w:r>
              <w:rPr>
                <w:noProof/>
                <w:webHidden/>
              </w:rPr>
              <w:t>17</w:t>
            </w:r>
            <w:r>
              <w:rPr>
                <w:noProof/>
                <w:webHidden/>
              </w:rPr>
              <w:fldChar w:fldCharType="end"/>
            </w:r>
          </w:hyperlink>
        </w:p>
        <w:p w14:paraId="2C417AF2" w14:textId="4116508F" w:rsidR="00C864F7" w:rsidRDefault="00C864F7">
          <w:pPr>
            <w:pStyle w:val="TOC1"/>
            <w:tabs>
              <w:tab w:val="left" w:pos="480"/>
              <w:tab w:val="right" w:leader="dot" w:pos="9350"/>
            </w:tabs>
            <w:rPr>
              <w:rFonts w:eastAsiaTheme="minorEastAsia"/>
              <w:noProof/>
              <w:kern w:val="2"/>
              <w:lang w:val="en-US"/>
              <w14:ligatures w14:val="standardContextual"/>
            </w:rPr>
          </w:pPr>
          <w:hyperlink w:anchor="_Toc213922303" w:history="1">
            <w:r w:rsidRPr="00E43303">
              <w:rPr>
                <w:rStyle w:val="Hyperlink"/>
                <w:rFonts w:ascii="Times New Roman" w:hAnsi="Times New Roman" w:cs="Times New Roman"/>
                <w:b/>
                <w:bCs/>
                <w:noProof/>
                <w:lang w:val="en-US"/>
              </w:rPr>
              <w:t>V.</w:t>
            </w:r>
            <w:r>
              <w:rPr>
                <w:rFonts w:eastAsiaTheme="minorEastAsia"/>
                <w:noProof/>
                <w:kern w:val="2"/>
                <w:lang w:val="en-US"/>
                <w14:ligatures w14:val="standardContextual"/>
              </w:rPr>
              <w:tab/>
            </w:r>
            <w:r w:rsidRPr="00E43303">
              <w:rPr>
                <w:rStyle w:val="Hyperlink"/>
                <w:rFonts w:ascii="Times New Roman" w:hAnsi="Times New Roman" w:cs="Times New Roman"/>
                <w:b/>
                <w:bCs/>
                <w:noProof/>
                <w:lang w:val="en-US"/>
              </w:rPr>
              <w:t>Security:</w:t>
            </w:r>
            <w:r>
              <w:rPr>
                <w:noProof/>
                <w:webHidden/>
              </w:rPr>
              <w:tab/>
            </w:r>
            <w:r>
              <w:rPr>
                <w:noProof/>
                <w:webHidden/>
              </w:rPr>
              <w:fldChar w:fldCharType="begin"/>
            </w:r>
            <w:r>
              <w:rPr>
                <w:noProof/>
                <w:webHidden/>
              </w:rPr>
              <w:instrText xml:space="preserve"> PAGEREF _Toc213922303 \h </w:instrText>
            </w:r>
            <w:r>
              <w:rPr>
                <w:noProof/>
                <w:webHidden/>
              </w:rPr>
            </w:r>
            <w:r>
              <w:rPr>
                <w:noProof/>
                <w:webHidden/>
              </w:rPr>
              <w:fldChar w:fldCharType="separate"/>
            </w:r>
            <w:r>
              <w:rPr>
                <w:noProof/>
                <w:webHidden/>
              </w:rPr>
              <w:t>19</w:t>
            </w:r>
            <w:r>
              <w:rPr>
                <w:noProof/>
                <w:webHidden/>
              </w:rPr>
              <w:fldChar w:fldCharType="end"/>
            </w:r>
          </w:hyperlink>
        </w:p>
        <w:p w14:paraId="671654ED" w14:textId="4FC0BD6F" w:rsidR="00C864F7" w:rsidRDefault="00C864F7">
          <w:pPr>
            <w:pStyle w:val="TOC2"/>
            <w:tabs>
              <w:tab w:val="left" w:pos="720"/>
              <w:tab w:val="right" w:leader="dot" w:pos="9350"/>
            </w:tabs>
            <w:rPr>
              <w:rFonts w:eastAsiaTheme="minorEastAsia"/>
              <w:noProof/>
              <w:kern w:val="2"/>
              <w:lang w:val="en-US"/>
              <w14:ligatures w14:val="standardContextual"/>
            </w:rPr>
          </w:pPr>
          <w:hyperlink w:anchor="_Toc213922304" w:history="1">
            <w:r w:rsidRPr="00E43303">
              <w:rPr>
                <w:rStyle w:val="Hyperlink"/>
                <w:rFonts w:ascii="Times New Roman" w:hAnsi="Times New Roman" w:cs="Times New Roman"/>
                <w:b/>
                <w:bCs/>
                <w:noProof/>
                <w:lang w:val="en-US"/>
              </w:rPr>
              <w:t>1.</w:t>
            </w:r>
            <w:r>
              <w:rPr>
                <w:rFonts w:eastAsiaTheme="minorEastAsia"/>
                <w:noProof/>
                <w:kern w:val="2"/>
                <w:lang w:val="en-US"/>
                <w14:ligatures w14:val="standardContextual"/>
              </w:rPr>
              <w:tab/>
            </w:r>
            <w:r w:rsidRPr="00E43303">
              <w:rPr>
                <w:rStyle w:val="Hyperlink"/>
                <w:rFonts w:ascii="Times New Roman" w:hAnsi="Times New Roman" w:cs="Times New Roman"/>
                <w:b/>
                <w:bCs/>
                <w:noProof/>
                <w:lang w:val="en-US"/>
              </w:rPr>
              <w:t>Phân quyền người dùng trong Firestore</w:t>
            </w:r>
            <w:r>
              <w:rPr>
                <w:noProof/>
                <w:webHidden/>
              </w:rPr>
              <w:tab/>
            </w:r>
            <w:r>
              <w:rPr>
                <w:noProof/>
                <w:webHidden/>
              </w:rPr>
              <w:fldChar w:fldCharType="begin"/>
            </w:r>
            <w:r>
              <w:rPr>
                <w:noProof/>
                <w:webHidden/>
              </w:rPr>
              <w:instrText xml:space="preserve"> PAGEREF _Toc213922304 \h </w:instrText>
            </w:r>
            <w:r>
              <w:rPr>
                <w:noProof/>
                <w:webHidden/>
              </w:rPr>
            </w:r>
            <w:r>
              <w:rPr>
                <w:noProof/>
                <w:webHidden/>
              </w:rPr>
              <w:fldChar w:fldCharType="separate"/>
            </w:r>
            <w:r>
              <w:rPr>
                <w:noProof/>
                <w:webHidden/>
              </w:rPr>
              <w:t>19</w:t>
            </w:r>
            <w:r>
              <w:rPr>
                <w:noProof/>
                <w:webHidden/>
              </w:rPr>
              <w:fldChar w:fldCharType="end"/>
            </w:r>
          </w:hyperlink>
        </w:p>
        <w:p w14:paraId="5EC4FF15" w14:textId="449830B4" w:rsidR="00C864F7" w:rsidRDefault="00C864F7">
          <w:pPr>
            <w:pStyle w:val="TOC2"/>
            <w:tabs>
              <w:tab w:val="left" w:pos="720"/>
              <w:tab w:val="right" w:leader="dot" w:pos="9350"/>
            </w:tabs>
            <w:rPr>
              <w:rFonts w:eastAsiaTheme="minorEastAsia"/>
              <w:noProof/>
              <w:kern w:val="2"/>
              <w:lang w:val="en-US"/>
              <w14:ligatures w14:val="standardContextual"/>
            </w:rPr>
          </w:pPr>
          <w:hyperlink w:anchor="_Toc213922305" w:history="1">
            <w:r w:rsidRPr="00E43303">
              <w:rPr>
                <w:rStyle w:val="Hyperlink"/>
                <w:rFonts w:ascii="Times New Roman" w:hAnsi="Times New Roman" w:cs="Times New Roman"/>
                <w:b/>
                <w:bCs/>
                <w:noProof/>
                <w:lang w:val="en-US"/>
              </w:rPr>
              <w:t>2.</w:t>
            </w:r>
            <w:r>
              <w:rPr>
                <w:rFonts w:eastAsiaTheme="minorEastAsia"/>
                <w:noProof/>
                <w:kern w:val="2"/>
                <w:lang w:val="en-US"/>
                <w14:ligatures w14:val="standardContextual"/>
              </w:rPr>
              <w:tab/>
            </w:r>
            <w:r w:rsidRPr="00E43303">
              <w:rPr>
                <w:rStyle w:val="Hyperlink"/>
                <w:rFonts w:ascii="Times New Roman" w:hAnsi="Times New Roman" w:cs="Times New Roman"/>
                <w:b/>
                <w:bCs/>
                <w:noProof/>
                <w:lang w:val="en-US"/>
              </w:rPr>
              <w:t>Vô hiệu hóa và xóa tài khoản:</w:t>
            </w:r>
            <w:r>
              <w:rPr>
                <w:noProof/>
                <w:webHidden/>
              </w:rPr>
              <w:tab/>
            </w:r>
            <w:r>
              <w:rPr>
                <w:noProof/>
                <w:webHidden/>
              </w:rPr>
              <w:fldChar w:fldCharType="begin"/>
            </w:r>
            <w:r>
              <w:rPr>
                <w:noProof/>
                <w:webHidden/>
              </w:rPr>
              <w:instrText xml:space="preserve"> PAGEREF _Toc213922305 \h </w:instrText>
            </w:r>
            <w:r>
              <w:rPr>
                <w:noProof/>
                <w:webHidden/>
              </w:rPr>
            </w:r>
            <w:r>
              <w:rPr>
                <w:noProof/>
                <w:webHidden/>
              </w:rPr>
              <w:fldChar w:fldCharType="separate"/>
            </w:r>
            <w:r>
              <w:rPr>
                <w:noProof/>
                <w:webHidden/>
              </w:rPr>
              <w:t>20</w:t>
            </w:r>
            <w:r>
              <w:rPr>
                <w:noProof/>
                <w:webHidden/>
              </w:rPr>
              <w:fldChar w:fldCharType="end"/>
            </w:r>
          </w:hyperlink>
        </w:p>
        <w:p w14:paraId="467AB38D" w14:textId="6723933E" w:rsidR="00C864F7" w:rsidRDefault="00C864F7">
          <w:pPr>
            <w:pStyle w:val="TOC2"/>
            <w:tabs>
              <w:tab w:val="left" w:pos="720"/>
              <w:tab w:val="right" w:leader="dot" w:pos="9350"/>
            </w:tabs>
            <w:rPr>
              <w:rFonts w:eastAsiaTheme="minorEastAsia"/>
              <w:noProof/>
              <w:kern w:val="2"/>
              <w:lang w:val="en-US"/>
              <w14:ligatures w14:val="standardContextual"/>
            </w:rPr>
          </w:pPr>
          <w:hyperlink w:anchor="_Toc213922306" w:history="1">
            <w:r w:rsidRPr="00E43303">
              <w:rPr>
                <w:rStyle w:val="Hyperlink"/>
                <w:rFonts w:ascii="Times New Roman" w:hAnsi="Times New Roman" w:cs="Times New Roman"/>
                <w:b/>
                <w:bCs/>
                <w:noProof/>
                <w:lang w:val="en-US"/>
              </w:rPr>
              <w:t>3.</w:t>
            </w:r>
            <w:r>
              <w:rPr>
                <w:rFonts w:eastAsiaTheme="minorEastAsia"/>
                <w:noProof/>
                <w:kern w:val="2"/>
                <w:lang w:val="en-US"/>
                <w14:ligatures w14:val="standardContextual"/>
              </w:rPr>
              <w:tab/>
            </w:r>
            <w:r w:rsidRPr="00E43303">
              <w:rPr>
                <w:rStyle w:val="Hyperlink"/>
                <w:rFonts w:ascii="Times New Roman" w:hAnsi="Times New Roman" w:cs="Times New Roman"/>
                <w:b/>
                <w:bCs/>
                <w:noProof/>
                <w:lang w:val="en-US"/>
              </w:rPr>
              <w:t>Security Best Practices:</w:t>
            </w:r>
            <w:r>
              <w:rPr>
                <w:noProof/>
                <w:webHidden/>
              </w:rPr>
              <w:tab/>
            </w:r>
            <w:r>
              <w:rPr>
                <w:noProof/>
                <w:webHidden/>
              </w:rPr>
              <w:fldChar w:fldCharType="begin"/>
            </w:r>
            <w:r>
              <w:rPr>
                <w:noProof/>
                <w:webHidden/>
              </w:rPr>
              <w:instrText xml:space="preserve"> PAGEREF _Toc213922306 \h </w:instrText>
            </w:r>
            <w:r>
              <w:rPr>
                <w:noProof/>
                <w:webHidden/>
              </w:rPr>
            </w:r>
            <w:r>
              <w:rPr>
                <w:noProof/>
                <w:webHidden/>
              </w:rPr>
              <w:fldChar w:fldCharType="separate"/>
            </w:r>
            <w:r>
              <w:rPr>
                <w:noProof/>
                <w:webHidden/>
              </w:rPr>
              <w:t>21</w:t>
            </w:r>
            <w:r>
              <w:rPr>
                <w:noProof/>
                <w:webHidden/>
              </w:rPr>
              <w:fldChar w:fldCharType="end"/>
            </w:r>
          </w:hyperlink>
        </w:p>
        <w:p w14:paraId="6C4709C7" w14:textId="2C0C45BF" w:rsidR="00C864F7" w:rsidRDefault="00C864F7">
          <w:pPr>
            <w:pStyle w:val="TOC1"/>
            <w:tabs>
              <w:tab w:val="left" w:pos="720"/>
              <w:tab w:val="right" w:leader="dot" w:pos="9350"/>
            </w:tabs>
            <w:rPr>
              <w:rFonts w:eastAsiaTheme="minorEastAsia"/>
              <w:noProof/>
              <w:kern w:val="2"/>
              <w:lang w:val="en-US"/>
              <w14:ligatures w14:val="standardContextual"/>
            </w:rPr>
          </w:pPr>
          <w:hyperlink w:anchor="_Toc213922307" w:history="1">
            <w:r w:rsidRPr="00E43303">
              <w:rPr>
                <w:rStyle w:val="Hyperlink"/>
                <w:rFonts w:ascii="Times New Roman" w:hAnsi="Times New Roman" w:cs="Times New Roman"/>
                <w:b/>
                <w:bCs/>
                <w:noProof/>
                <w:lang w:val="en-US"/>
              </w:rPr>
              <w:t>VI.</w:t>
            </w:r>
            <w:r>
              <w:rPr>
                <w:rFonts w:eastAsiaTheme="minorEastAsia"/>
                <w:noProof/>
                <w:kern w:val="2"/>
                <w:lang w:val="en-US"/>
                <w14:ligatures w14:val="standardContextual"/>
              </w:rPr>
              <w:tab/>
            </w:r>
            <w:r w:rsidRPr="00E43303">
              <w:rPr>
                <w:rStyle w:val="Hyperlink"/>
                <w:rFonts w:ascii="Times New Roman" w:hAnsi="Times New Roman" w:cs="Times New Roman"/>
                <w:b/>
                <w:bCs/>
                <w:noProof/>
                <w:lang w:val="en-US"/>
              </w:rPr>
              <w:t>Tài liệu tham khảo.</w:t>
            </w:r>
            <w:r>
              <w:rPr>
                <w:noProof/>
                <w:webHidden/>
              </w:rPr>
              <w:tab/>
            </w:r>
            <w:r>
              <w:rPr>
                <w:noProof/>
                <w:webHidden/>
              </w:rPr>
              <w:fldChar w:fldCharType="begin"/>
            </w:r>
            <w:r>
              <w:rPr>
                <w:noProof/>
                <w:webHidden/>
              </w:rPr>
              <w:instrText xml:space="preserve"> PAGEREF _Toc213922307 \h </w:instrText>
            </w:r>
            <w:r>
              <w:rPr>
                <w:noProof/>
                <w:webHidden/>
              </w:rPr>
            </w:r>
            <w:r>
              <w:rPr>
                <w:noProof/>
                <w:webHidden/>
              </w:rPr>
              <w:fldChar w:fldCharType="separate"/>
            </w:r>
            <w:r>
              <w:rPr>
                <w:noProof/>
                <w:webHidden/>
              </w:rPr>
              <w:t>21</w:t>
            </w:r>
            <w:r>
              <w:rPr>
                <w:noProof/>
                <w:webHidden/>
              </w:rPr>
              <w:fldChar w:fldCharType="end"/>
            </w:r>
          </w:hyperlink>
        </w:p>
        <w:p w14:paraId="15121D07" w14:textId="7C4F0429" w:rsidR="00A65B58" w:rsidRDefault="00A65B58" w:rsidP="00A65B58">
          <w:r w:rsidRPr="00117D12">
            <w:rPr>
              <w:rFonts w:ascii="Times New Roman" w:hAnsi="Times New Roman" w:cs="Times New Roman"/>
              <w:b/>
              <w:bCs/>
              <w:noProof/>
            </w:rPr>
            <w:fldChar w:fldCharType="end"/>
          </w:r>
        </w:p>
      </w:sdtContent>
    </w:sdt>
    <w:p w14:paraId="72F06304" w14:textId="77777777" w:rsidR="00A65B58" w:rsidRDefault="00A65B58" w:rsidP="00A65B58">
      <w:pPr>
        <w:rPr>
          <w:rFonts w:ascii="Time" w:eastAsia="Time" w:hAnsi="Time" w:cs="Time"/>
        </w:rPr>
      </w:pPr>
    </w:p>
    <w:p w14:paraId="0B13899E" w14:textId="77777777" w:rsidR="00A65B58" w:rsidRPr="00E458D4" w:rsidRDefault="00A65B58" w:rsidP="00A65B58">
      <w:pPr>
        <w:rPr>
          <w:rFonts w:ascii="Time" w:eastAsia="Time" w:hAnsi="Time" w:cs="Time"/>
        </w:rPr>
      </w:pPr>
    </w:p>
    <w:p w14:paraId="07931AF0" w14:textId="77777777" w:rsidR="00A65B58" w:rsidRPr="00297464" w:rsidRDefault="00A65B58" w:rsidP="00A65B58">
      <w:pPr>
        <w:rPr>
          <w:rFonts w:ascii="Time" w:eastAsia="Time" w:hAnsi="Time" w:cs="Time"/>
          <w:b/>
          <w:sz w:val="36"/>
          <w:szCs w:val="36"/>
          <w:lang w:val="en-US"/>
        </w:rPr>
        <w:sectPr w:rsidR="00A65B58" w:rsidRPr="00297464" w:rsidSect="00A65B58">
          <w:type w:val="continuous"/>
          <w:pgSz w:w="12240" w:h="15840"/>
          <w:pgMar w:top="1440" w:right="1440" w:bottom="1440" w:left="1440" w:header="708" w:footer="708" w:gutter="0"/>
          <w:cols w:space="708"/>
          <w:titlePg/>
          <w:docGrid w:linePitch="360"/>
        </w:sectPr>
      </w:pPr>
      <w:r w:rsidRPr="4877FC0E">
        <w:rPr>
          <w:rFonts w:ascii="Time" w:eastAsia="Time" w:hAnsi="Time" w:cs="Time"/>
          <w:lang w:val="en-US"/>
        </w:rPr>
        <w:br w:type="page"/>
      </w:r>
    </w:p>
    <w:p w14:paraId="317D26EE" w14:textId="77777777" w:rsidR="00A65B58" w:rsidRPr="00521859" w:rsidRDefault="00A65B58" w:rsidP="00A65B58">
      <w:pPr>
        <w:jc w:val="both"/>
        <w:rPr>
          <w:rFonts w:ascii="Times New Roman" w:eastAsia="Time" w:hAnsi="Times New Roman" w:cs="Times New Roman"/>
          <w:b/>
          <w:sz w:val="32"/>
          <w:szCs w:val="32"/>
        </w:rPr>
      </w:pPr>
      <w:r w:rsidRPr="00521859">
        <w:rPr>
          <w:rFonts w:ascii="Times New Roman" w:eastAsia="Time" w:hAnsi="Times New Roman" w:cs="Times New Roman"/>
          <w:b/>
          <w:sz w:val="32"/>
          <w:szCs w:val="32"/>
          <w:lang w:val="en-US"/>
        </w:rPr>
        <w:lastRenderedPageBreak/>
        <w:t>NỘI DUNG</w:t>
      </w:r>
    </w:p>
    <w:p w14:paraId="294B45B7" w14:textId="77777777" w:rsidR="00A65B58" w:rsidRDefault="00A65B58" w:rsidP="00A65B58">
      <w:pPr>
        <w:rPr>
          <w:lang w:val="en-US"/>
        </w:rPr>
      </w:pPr>
    </w:p>
    <w:p w14:paraId="47BE3B5F" w14:textId="01B50BC2" w:rsidR="00A65B58" w:rsidRPr="00D517A9" w:rsidRDefault="00A65B58" w:rsidP="00964882">
      <w:pPr>
        <w:pStyle w:val="ListParagraph"/>
        <w:numPr>
          <w:ilvl w:val="0"/>
          <w:numId w:val="1"/>
        </w:numPr>
        <w:outlineLvl w:val="0"/>
        <w:rPr>
          <w:rFonts w:ascii="Times New Roman" w:hAnsi="Times New Roman" w:cs="Times New Roman"/>
          <w:b/>
        </w:rPr>
      </w:pPr>
      <w:bookmarkStart w:id="1" w:name="_Toc213922285"/>
      <w:r>
        <w:rPr>
          <w:rFonts w:ascii="Times New Roman" w:hAnsi="Times New Roman" w:cs="Times New Roman"/>
          <w:b/>
          <w:lang w:val="en-US"/>
        </w:rPr>
        <w:t>Kiến thức tổng quan</w:t>
      </w:r>
      <w:r w:rsidRPr="00D517A9">
        <w:rPr>
          <w:rFonts w:ascii="Times New Roman" w:hAnsi="Times New Roman" w:cs="Times New Roman"/>
          <w:b/>
        </w:rPr>
        <w:t>:</w:t>
      </w:r>
      <w:bookmarkEnd w:id="1"/>
    </w:p>
    <w:p w14:paraId="67F886B3" w14:textId="67F51D33" w:rsidR="00A65B58" w:rsidRPr="001A7588" w:rsidRDefault="00A65B58" w:rsidP="00964882">
      <w:pPr>
        <w:pStyle w:val="ListParagraph"/>
        <w:numPr>
          <w:ilvl w:val="0"/>
          <w:numId w:val="6"/>
        </w:numPr>
        <w:outlineLvl w:val="1"/>
        <w:rPr>
          <w:rFonts w:ascii="Times New Roman" w:eastAsia="Times New Roman" w:hAnsi="Times New Roman" w:cs="Times New Roman"/>
          <w:b/>
          <w:bCs/>
        </w:rPr>
      </w:pPr>
      <w:bookmarkStart w:id="2" w:name="_Toc213922286"/>
      <w:r w:rsidRPr="001A7588">
        <w:rPr>
          <w:rFonts w:ascii="Times New Roman" w:eastAsia="Times New Roman" w:hAnsi="Times New Roman" w:cs="Times New Roman"/>
          <w:b/>
          <w:bCs/>
          <w:lang w:val="en-US"/>
        </w:rPr>
        <w:t>Sơ lược về Firebase:</w:t>
      </w:r>
      <w:bookmarkEnd w:id="2"/>
    </w:p>
    <w:p w14:paraId="372EC267" w14:textId="6010BB64" w:rsidR="00A65B58" w:rsidRPr="00A65B58" w:rsidRDefault="00A65B58" w:rsidP="00117D12">
      <w:pPr>
        <w:pStyle w:val="ListParagraph"/>
        <w:numPr>
          <w:ilvl w:val="0"/>
          <w:numId w:val="10"/>
        </w:numPr>
        <w:rPr>
          <w:rFonts w:ascii="Times New Roman" w:eastAsia="Times New Roman" w:hAnsi="Times New Roman" w:cs="Times New Roman"/>
        </w:rPr>
      </w:pPr>
      <w:r w:rsidRPr="4C72DC99">
        <w:rPr>
          <w:rFonts w:ascii="Times New Roman" w:eastAsia="Times New Roman" w:hAnsi="Times New Roman" w:cs="Times New Roman"/>
        </w:rPr>
        <w:t>Backend-as-a-Service (BaaS) - phát triển bởi google.</w:t>
      </w:r>
    </w:p>
    <w:p w14:paraId="3BB0E8D8" w14:textId="3EEF754F" w:rsidR="00A65B58" w:rsidRPr="00A65B58" w:rsidRDefault="00A65B58" w:rsidP="00117D12">
      <w:pPr>
        <w:pStyle w:val="ListParagraph"/>
        <w:numPr>
          <w:ilvl w:val="0"/>
          <w:numId w:val="10"/>
        </w:numPr>
        <w:rPr>
          <w:rFonts w:ascii="Times New Roman" w:eastAsia="Times New Roman" w:hAnsi="Times New Roman" w:cs="Times New Roman"/>
        </w:rPr>
      </w:pPr>
      <w:r w:rsidRPr="4C72DC99">
        <w:rPr>
          <w:rFonts w:ascii="Times New Roman" w:eastAsia="Times New Roman" w:hAnsi="Times New Roman" w:cs="Times New Roman"/>
        </w:rPr>
        <w:t>Cho phép người dùng xây dựng ứng dụng mà không cần quản</w:t>
      </w:r>
      <w:r w:rsidRPr="4C72DC99">
        <w:rPr>
          <w:rFonts w:ascii="Times New Roman" w:eastAsia="Times New Roman" w:hAnsi="Times New Roman" w:cs="Times New Roman"/>
          <w:lang w:val="en-US"/>
        </w:rPr>
        <w:t xml:space="preserve"> </w:t>
      </w:r>
      <w:r w:rsidRPr="4C72DC99">
        <w:rPr>
          <w:rFonts w:ascii="Times New Roman" w:eastAsia="Times New Roman" w:hAnsi="Times New Roman" w:cs="Times New Roman"/>
        </w:rPr>
        <w:t>lý server.</w:t>
      </w:r>
    </w:p>
    <w:p w14:paraId="0CE16988" w14:textId="0EF25DB1" w:rsidR="00A65B58" w:rsidRPr="00A65B58" w:rsidRDefault="00A65B58" w:rsidP="00117D12">
      <w:pPr>
        <w:pStyle w:val="ListParagraph"/>
        <w:numPr>
          <w:ilvl w:val="0"/>
          <w:numId w:val="10"/>
        </w:numPr>
        <w:rPr>
          <w:rFonts w:ascii="Times New Roman" w:eastAsia="Times New Roman" w:hAnsi="Times New Roman" w:cs="Times New Roman"/>
        </w:rPr>
      </w:pPr>
      <w:r w:rsidRPr="4C72DC99">
        <w:rPr>
          <w:rFonts w:ascii="Times New Roman" w:eastAsia="Times New Roman" w:hAnsi="Times New Roman" w:cs="Times New Roman"/>
        </w:rPr>
        <w:t>Cung cấp nhiều dịch vụ Authentication, Database, Storage,</w:t>
      </w:r>
    </w:p>
    <w:p w14:paraId="3F6F87F7" w14:textId="0EEC1FF0" w:rsidR="00A65B58" w:rsidRPr="001A7588" w:rsidRDefault="00A65B58" w:rsidP="00964882">
      <w:pPr>
        <w:pStyle w:val="ListParagraph"/>
        <w:numPr>
          <w:ilvl w:val="0"/>
          <w:numId w:val="6"/>
        </w:numPr>
        <w:outlineLvl w:val="1"/>
        <w:rPr>
          <w:rFonts w:ascii="Times New Roman" w:eastAsia="Times New Roman" w:hAnsi="Times New Roman" w:cs="Times New Roman"/>
          <w:b/>
          <w:bCs/>
          <w:lang w:val="en-US"/>
        </w:rPr>
      </w:pPr>
      <w:bookmarkStart w:id="3" w:name="_Toc213922287"/>
      <w:r w:rsidRPr="001A7588">
        <w:rPr>
          <w:rFonts w:ascii="Times New Roman" w:eastAsia="Times New Roman" w:hAnsi="Times New Roman" w:cs="Times New Roman"/>
          <w:b/>
          <w:bCs/>
          <w:lang w:val="en-US"/>
        </w:rPr>
        <w:t>Lợi ích</w:t>
      </w:r>
      <w:bookmarkEnd w:id="3"/>
    </w:p>
    <w:p w14:paraId="0BE453AE" w14:textId="6A84F65B" w:rsidR="00A65B58" w:rsidRPr="00A65B58" w:rsidRDefault="00A65B58" w:rsidP="00117D12">
      <w:pPr>
        <w:pStyle w:val="ListParagraph"/>
        <w:numPr>
          <w:ilvl w:val="0"/>
          <w:numId w:val="10"/>
        </w:numPr>
        <w:rPr>
          <w:rFonts w:ascii="Times New Roman" w:eastAsia="Times New Roman" w:hAnsi="Times New Roman" w:cs="Times New Roman"/>
          <w:lang w:val="en-US"/>
        </w:rPr>
      </w:pPr>
      <w:r w:rsidRPr="4C72DC99">
        <w:rPr>
          <w:rFonts w:ascii="Times New Roman" w:eastAsia="Times New Roman" w:hAnsi="Times New Roman" w:cs="Times New Roman"/>
          <w:lang w:val="en-US"/>
        </w:rPr>
        <w:t>Set up nhanh, không cần quan tâm đến backend API.</w:t>
      </w:r>
    </w:p>
    <w:p w14:paraId="516AFDDF" w14:textId="630228BB" w:rsidR="00A65B58" w:rsidRPr="00A65B58" w:rsidRDefault="00A65B58" w:rsidP="00117D12">
      <w:pPr>
        <w:pStyle w:val="ListParagraph"/>
        <w:numPr>
          <w:ilvl w:val="0"/>
          <w:numId w:val="10"/>
        </w:numPr>
        <w:rPr>
          <w:rFonts w:ascii="Times New Roman" w:eastAsia="Times New Roman" w:hAnsi="Times New Roman" w:cs="Times New Roman"/>
          <w:lang w:val="en-US"/>
        </w:rPr>
      </w:pPr>
      <w:r w:rsidRPr="4C72DC99">
        <w:rPr>
          <w:rFonts w:ascii="Times New Roman" w:eastAsia="Times New Roman" w:hAnsi="Times New Roman" w:cs="Times New Roman"/>
          <w:lang w:val="en-US"/>
        </w:rPr>
        <w:t>Dịch vụ miễn phí, phù hợp cho các dự án nhỏ.</w:t>
      </w:r>
    </w:p>
    <w:p w14:paraId="109A2EAE" w14:textId="641A1163" w:rsidR="00A65B58" w:rsidRPr="00A65B58" w:rsidRDefault="00A65B58" w:rsidP="00117D12">
      <w:pPr>
        <w:pStyle w:val="ListParagraph"/>
        <w:numPr>
          <w:ilvl w:val="0"/>
          <w:numId w:val="10"/>
        </w:numPr>
        <w:rPr>
          <w:rFonts w:ascii="Times New Roman" w:eastAsia="Times New Roman" w:hAnsi="Times New Roman" w:cs="Times New Roman"/>
          <w:lang w:val="en-US"/>
        </w:rPr>
      </w:pPr>
      <w:r w:rsidRPr="4C72DC99">
        <w:rPr>
          <w:rFonts w:ascii="Times New Roman" w:eastAsia="Times New Roman" w:hAnsi="Times New Roman" w:cs="Times New Roman"/>
          <w:lang w:val="en-US"/>
        </w:rPr>
        <w:t>Cho phép đăng tải dữ liệu thời gian thực.</w:t>
      </w:r>
    </w:p>
    <w:p w14:paraId="72D65EA7" w14:textId="77777777" w:rsidR="00A65B58" w:rsidRPr="00A65B58" w:rsidRDefault="00A65B58" w:rsidP="00117D12">
      <w:pPr>
        <w:pStyle w:val="ListParagraph"/>
        <w:numPr>
          <w:ilvl w:val="0"/>
          <w:numId w:val="10"/>
        </w:numPr>
        <w:rPr>
          <w:rFonts w:ascii="Times New Roman" w:eastAsia="Times New Roman" w:hAnsi="Times New Roman" w:cs="Times New Roman"/>
          <w:lang w:val="en-US"/>
        </w:rPr>
      </w:pPr>
      <w:r w:rsidRPr="4C72DC99">
        <w:rPr>
          <w:rFonts w:ascii="Times New Roman" w:eastAsia="Times New Roman" w:hAnsi="Times New Roman" w:cs="Times New Roman"/>
          <w:lang w:val="en-US"/>
        </w:rPr>
        <w:t>Tài liệu rõ ràng, dễ dùng.</w:t>
      </w:r>
    </w:p>
    <w:p w14:paraId="7E18D22B" w14:textId="3BFFC2FF" w:rsidR="00A97B84" w:rsidRPr="00117D12" w:rsidRDefault="00A65B58" w:rsidP="00964882">
      <w:pPr>
        <w:pStyle w:val="ListParagraph"/>
        <w:numPr>
          <w:ilvl w:val="0"/>
          <w:numId w:val="6"/>
        </w:numPr>
        <w:outlineLvl w:val="1"/>
        <w:rPr>
          <w:rFonts w:ascii="Times New Roman" w:eastAsia="Times New Roman" w:hAnsi="Times New Roman" w:cs="Times New Roman"/>
          <w:b/>
          <w:bCs/>
          <w:lang w:val="en-US"/>
        </w:rPr>
      </w:pPr>
      <w:bookmarkStart w:id="4" w:name="_Toc213922288"/>
      <w:r w:rsidRPr="00117D12">
        <w:rPr>
          <w:rFonts w:ascii="Times New Roman" w:eastAsia="Times New Roman" w:hAnsi="Times New Roman" w:cs="Times New Roman"/>
          <w:b/>
          <w:bCs/>
          <w:lang w:val="en-US"/>
        </w:rPr>
        <w:t>Firebase Authentication:</w:t>
      </w:r>
      <w:bookmarkEnd w:id="4"/>
    </w:p>
    <w:p w14:paraId="0366AFDF" w14:textId="77777777" w:rsidR="00A97B84" w:rsidRPr="00A97B84" w:rsidRDefault="00A97B84" w:rsidP="00A97B84">
      <w:pPr>
        <w:rPr>
          <w:rFonts w:ascii="Times New Roman" w:eastAsia="Times New Roman" w:hAnsi="Times New Roman" w:cs="Times New Roman"/>
          <w:lang w:val="en-US"/>
        </w:rPr>
      </w:pPr>
    </w:p>
    <w:tbl>
      <w:tblPr>
        <w:tblStyle w:val="TableGrid"/>
        <w:tblW w:w="0" w:type="auto"/>
        <w:tblLook w:val="04A0" w:firstRow="1" w:lastRow="0" w:firstColumn="1" w:lastColumn="0" w:noHBand="0" w:noVBand="1"/>
      </w:tblPr>
      <w:tblGrid>
        <w:gridCol w:w="9360"/>
      </w:tblGrid>
      <w:tr w:rsidR="00A97B84" w14:paraId="3BB67979" w14:textId="77777777" w:rsidTr="001A7588">
        <w:tc>
          <w:tcPr>
            <w:tcW w:w="9360" w:type="dxa"/>
          </w:tcPr>
          <w:p w14:paraId="0E8FBF9C" w14:textId="71E16473" w:rsidR="00A97B84" w:rsidRDefault="00A97B84" w:rsidP="00A97B84">
            <w:pPr>
              <w:jc w:val="center"/>
              <w:rPr>
                <w:rFonts w:ascii="Times New Roman" w:eastAsia="Times New Roman" w:hAnsi="Times New Roman" w:cs="Times New Roman"/>
                <w:lang w:val="en-US"/>
              </w:rPr>
            </w:pPr>
            <w:r>
              <w:rPr>
                <w:noProof/>
                <w:lang w:val="en-US"/>
              </w:rPr>
              <w:drawing>
                <wp:inline distT="0" distB="0" distL="0" distR="0" wp14:anchorId="6ED77F58" wp14:editId="5C3D3EA4">
                  <wp:extent cx="4008120" cy="2222451"/>
                  <wp:effectExtent l="0" t="0" r="0" b="6985"/>
                  <wp:docPr id="10091001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14623" cy="2226057"/>
                          </a:xfrm>
                          <a:prstGeom prst="rect">
                            <a:avLst/>
                          </a:prstGeom>
                          <a:noFill/>
                        </pic:spPr>
                      </pic:pic>
                    </a:graphicData>
                  </a:graphic>
                </wp:inline>
              </w:drawing>
            </w:r>
          </w:p>
        </w:tc>
      </w:tr>
      <w:tr w:rsidR="00A97B84" w14:paraId="6BEFFA51" w14:textId="77777777" w:rsidTr="001A7588">
        <w:tc>
          <w:tcPr>
            <w:tcW w:w="9360" w:type="dxa"/>
          </w:tcPr>
          <w:p w14:paraId="625EDA77" w14:textId="02A52C47" w:rsidR="00A97B84" w:rsidRDefault="001A7588" w:rsidP="001A7588">
            <w:pPr>
              <w:jc w:val="center"/>
              <w:rPr>
                <w:rFonts w:ascii="Times New Roman" w:eastAsia="Times New Roman" w:hAnsi="Times New Roman" w:cs="Times New Roman"/>
                <w:lang w:val="en-US"/>
              </w:rPr>
            </w:pPr>
            <w:r>
              <w:rPr>
                <w:rFonts w:ascii="Times New Roman" w:eastAsia="Times New Roman" w:hAnsi="Times New Roman" w:cs="Times New Roman"/>
                <w:lang w:val="en-US"/>
              </w:rPr>
              <w:t>Hình 1. Firebase authentication</w:t>
            </w:r>
          </w:p>
        </w:tc>
      </w:tr>
    </w:tbl>
    <w:p w14:paraId="7C68C3F9" w14:textId="77777777" w:rsidR="00A65B58" w:rsidRDefault="00A65B58" w:rsidP="00A65B58">
      <w:pPr>
        <w:rPr>
          <w:lang w:val="en-US"/>
        </w:rPr>
      </w:pPr>
    </w:p>
    <w:p w14:paraId="13DD9BEA" w14:textId="09E22390" w:rsidR="00A65B58" w:rsidRPr="001A7588" w:rsidRDefault="00F06A73" w:rsidP="00A65B58">
      <w:pPr>
        <w:pStyle w:val="ListParagraph"/>
        <w:numPr>
          <w:ilvl w:val="0"/>
          <w:numId w:val="10"/>
        </w:numPr>
        <w:rPr>
          <w:rFonts w:ascii="Times New Roman" w:hAnsi="Times New Roman" w:cs="Times New Roman"/>
          <w:lang w:val="en-US"/>
        </w:rPr>
      </w:pPr>
      <w:r w:rsidRPr="001A7588">
        <w:rPr>
          <w:rFonts w:ascii="Times New Roman" w:hAnsi="Times New Roman" w:cs="Times New Roman"/>
          <w:lang w:val="en-US"/>
        </w:rPr>
        <w:t>T</w:t>
      </w:r>
      <w:r w:rsidR="00A65B58" w:rsidRPr="001A7588">
        <w:rPr>
          <w:rFonts w:ascii="Times New Roman" w:hAnsi="Times New Roman" w:cs="Times New Roman"/>
          <w:lang w:val="en-US"/>
        </w:rPr>
        <w:t>hông tin xác thực (gmail, password hoặc mã xác thực từ các nhà cung cấp).</w:t>
      </w:r>
    </w:p>
    <w:p w14:paraId="1F1CF1AC" w14:textId="3C5EEF40" w:rsidR="00A65B58" w:rsidRPr="001A7588" w:rsidRDefault="00F06A73" w:rsidP="00F06A73">
      <w:pPr>
        <w:pStyle w:val="ListParagraph"/>
        <w:numPr>
          <w:ilvl w:val="0"/>
          <w:numId w:val="10"/>
        </w:numPr>
        <w:rPr>
          <w:rFonts w:ascii="Times New Roman" w:hAnsi="Times New Roman" w:cs="Times New Roman"/>
          <w:lang w:val="en-US"/>
        </w:rPr>
      </w:pPr>
      <w:r w:rsidRPr="001A7588">
        <w:rPr>
          <w:rFonts w:ascii="Times New Roman" w:hAnsi="Times New Roman" w:cs="Times New Roman"/>
          <w:lang w:val="en-US"/>
        </w:rPr>
        <w:t>Các thông tin xác thực gửi đến firebase SDK.</w:t>
      </w:r>
    </w:p>
    <w:p w14:paraId="16220AB6" w14:textId="1535BB5D" w:rsidR="00F06A73" w:rsidRPr="001A7588" w:rsidRDefault="00F06A73" w:rsidP="00F06A73">
      <w:pPr>
        <w:pStyle w:val="ListParagraph"/>
        <w:numPr>
          <w:ilvl w:val="0"/>
          <w:numId w:val="10"/>
        </w:numPr>
        <w:rPr>
          <w:rFonts w:ascii="Times New Roman" w:hAnsi="Times New Roman" w:cs="Times New Roman"/>
          <w:lang w:val="en-US"/>
        </w:rPr>
      </w:pPr>
      <w:r w:rsidRPr="001A7588">
        <w:rPr>
          <w:rFonts w:ascii="Times New Roman" w:hAnsi="Times New Roman" w:cs="Times New Roman"/>
          <w:lang w:val="en-US"/>
        </w:rPr>
        <w:t>Xác thực thông tin và phản hồi lại.</w:t>
      </w:r>
    </w:p>
    <w:p w14:paraId="40E4129D" w14:textId="407BC16D" w:rsidR="00F06A73" w:rsidRPr="001A7588" w:rsidRDefault="00F06A73" w:rsidP="00F06A73">
      <w:pPr>
        <w:pStyle w:val="ListParagraph"/>
        <w:numPr>
          <w:ilvl w:val="0"/>
          <w:numId w:val="10"/>
        </w:numPr>
        <w:rPr>
          <w:rFonts w:ascii="Times New Roman" w:hAnsi="Times New Roman" w:cs="Times New Roman"/>
          <w:lang w:val="en-US"/>
        </w:rPr>
      </w:pPr>
      <w:r w:rsidRPr="001A7588">
        <w:rPr>
          <w:rFonts w:ascii="Times New Roman" w:hAnsi="Times New Roman" w:cs="Times New Roman"/>
          <w:lang w:val="en-US"/>
        </w:rPr>
        <w:t>Thành công: trả về thông tin cơ bản của người dùng và token xác thực.</w:t>
      </w:r>
    </w:p>
    <w:p w14:paraId="1C4DF742" w14:textId="0C24A5F0" w:rsidR="00F06A73" w:rsidRPr="00964882" w:rsidRDefault="00F06A73" w:rsidP="00964882">
      <w:pPr>
        <w:pStyle w:val="ListParagraph"/>
        <w:numPr>
          <w:ilvl w:val="0"/>
          <w:numId w:val="1"/>
        </w:numPr>
        <w:outlineLvl w:val="0"/>
        <w:rPr>
          <w:rFonts w:ascii="Times New Roman" w:hAnsi="Times New Roman" w:cs="Times New Roman"/>
          <w:b/>
          <w:bCs/>
          <w:lang w:val="en-US"/>
        </w:rPr>
      </w:pPr>
      <w:bookmarkStart w:id="5" w:name="_Toc213922289"/>
      <w:r w:rsidRPr="00964882">
        <w:rPr>
          <w:rFonts w:ascii="Times New Roman" w:hAnsi="Times New Roman" w:cs="Times New Roman"/>
          <w:b/>
          <w:bCs/>
          <w:lang w:val="en-US"/>
        </w:rPr>
        <w:t xml:space="preserve">Đăng nhập bằng tài khoản </w:t>
      </w:r>
      <w:r w:rsidR="00D05C1F" w:rsidRPr="00964882">
        <w:rPr>
          <w:rFonts w:ascii="Times New Roman" w:hAnsi="Times New Roman" w:cs="Times New Roman"/>
          <w:b/>
          <w:bCs/>
          <w:lang w:val="en-US"/>
        </w:rPr>
        <w:t>bằng Firebase Authentication:</w:t>
      </w:r>
      <w:bookmarkEnd w:id="5"/>
    </w:p>
    <w:p w14:paraId="4BA01370" w14:textId="52603814" w:rsidR="004B576A" w:rsidRPr="00964882" w:rsidRDefault="004B576A" w:rsidP="00C864F7">
      <w:pPr>
        <w:pStyle w:val="ListParagraph"/>
        <w:numPr>
          <w:ilvl w:val="0"/>
          <w:numId w:val="11"/>
        </w:numPr>
        <w:outlineLvl w:val="1"/>
        <w:rPr>
          <w:rFonts w:ascii="Times New Roman" w:hAnsi="Times New Roman" w:cs="Times New Roman"/>
          <w:b/>
          <w:bCs/>
          <w:lang w:val="en-US"/>
        </w:rPr>
      </w:pPr>
      <w:bookmarkStart w:id="6" w:name="_Toc213922290"/>
      <w:r w:rsidRPr="00964882">
        <w:rPr>
          <w:rFonts w:ascii="Times New Roman" w:hAnsi="Times New Roman" w:cs="Times New Roman"/>
          <w:b/>
          <w:bCs/>
          <w:lang w:val="en-US"/>
        </w:rPr>
        <w:t>Cấp thẩm quyền cho các dịch vụ của dự án trên Firebase.</w:t>
      </w:r>
      <w:bookmarkEnd w:id="6"/>
    </w:p>
    <w:p w14:paraId="720153F3" w14:textId="74FEB177" w:rsidR="00F06A73" w:rsidRDefault="00F06A73" w:rsidP="00D05C1F">
      <w:pPr>
        <w:pStyle w:val="ListParagraph"/>
        <w:rPr>
          <w:lang w:val="en-US"/>
        </w:rPr>
      </w:pPr>
    </w:p>
    <w:tbl>
      <w:tblPr>
        <w:tblStyle w:val="TableGrid"/>
        <w:tblW w:w="0" w:type="auto"/>
        <w:tblLook w:val="04A0" w:firstRow="1" w:lastRow="0" w:firstColumn="1" w:lastColumn="0" w:noHBand="0" w:noVBand="1"/>
      </w:tblPr>
      <w:tblGrid>
        <w:gridCol w:w="9360"/>
      </w:tblGrid>
      <w:tr w:rsidR="00EE11E6" w14:paraId="2F7496B3" w14:textId="77777777" w:rsidTr="00314052">
        <w:tc>
          <w:tcPr>
            <w:tcW w:w="9360" w:type="dxa"/>
          </w:tcPr>
          <w:p w14:paraId="05808B81" w14:textId="70463AB8" w:rsidR="00EE11E6" w:rsidRDefault="00EE11E6" w:rsidP="001A7588">
            <w:pPr>
              <w:jc w:val="center"/>
              <w:rPr>
                <w:lang w:val="en-US"/>
              </w:rPr>
            </w:pPr>
            <w:r>
              <w:rPr>
                <w:noProof/>
                <w:lang w:val="en-US"/>
              </w:rPr>
              <w:drawing>
                <wp:inline distT="0" distB="0" distL="0" distR="0" wp14:anchorId="5CEDF83D" wp14:editId="15383170">
                  <wp:extent cx="4698994" cy="1444765"/>
                  <wp:effectExtent l="0" t="0" r="6985" b="3175"/>
                  <wp:docPr id="12263828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57678" cy="1462808"/>
                          </a:xfrm>
                          <a:prstGeom prst="rect">
                            <a:avLst/>
                          </a:prstGeom>
                          <a:noFill/>
                        </pic:spPr>
                      </pic:pic>
                    </a:graphicData>
                  </a:graphic>
                </wp:inline>
              </w:drawing>
            </w:r>
          </w:p>
        </w:tc>
      </w:tr>
      <w:tr w:rsidR="00EE11E6" w14:paraId="1B89D6C5" w14:textId="77777777" w:rsidTr="00314052">
        <w:tc>
          <w:tcPr>
            <w:tcW w:w="9360" w:type="dxa"/>
          </w:tcPr>
          <w:p w14:paraId="26C62BC4" w14:textId="3662219B" w:rsidR="00EE11E6" w:rsidRPr="00314052" w:rsidRDefault="00EE11E6" w:rsidP="00314052">
            <w:pPr>
              <w:jc w:val="center"/>
              <w:rPr>
                <w:rFonts w:ascii="Times New Roman" w:hAnsi="Times New Roman" w:cs="Times New Roman"/>
                <w:lang w:val="en-US"/>
              </w:rPr>
            </w:pPr>
            <w:r w:rsidRPr="00314052">
              <w:rPr>
                <w:rFonts w:ascii="Times New Roman" w:hAnsi="Times New Roman" w:cs="Times New Roman"/>
                <w:lang w:val="en-US"/>
              </w:rPr>
              <w:t>Hình 2:</w:t>
            </w:r>
            <w:r w:rsidR="001A7588" w:rsidRPr="00314052">
              <w:rPr>
                <w:rFonts w:ascii="Times New Roman" w:hAnsi="Times New Roman" w:cs="Times New Roman"/>
                <w:lang w:val="en-US"/>
              </w:rPr>
              <w:t xml:space="preserve"> Thêm các dịch vụ </w:t>
            </w:r>
            <w:r w:rsidR="00314052" w:rsidRPr="00314052">
              <w:rPr>
                <w:rFonts w:ascii="Times New Roman" w:hAnsi="Times New Roman" w:cs="Times New Roman"/>
                <w:lang w:val="en-US"/>
              </w:rPr>
              <w:t>xác minh cho dự án</w:t>
            </w:r>
          </w:p>
        </w:tc>
      </w:tr>
    </w:tbl>
    <w:p w14:paraId="4A80C9AD" w14:textId="26C38465" w:rsidR="00927D63" w:rsidRPr="00EE11E6" w:rsidRDefault="00927D63" w:rsidP="00EE11E6">
      <w:pPr>
        <w:rPr>
          <w:lang w:val="en-US"/>
        </w:rPr>
      </w:pPr>
    </w:p>
    <w:p w14:paraId="6B94F280" w14:textId="77777777" w:rsidR="00A65B58" w:rsidRDefault="00A65B58" w:rsidP="00A65B58">
      <w:pPr>
        <w:rPr>
          <w:lang w:val="en-US"/>
        </w:rPr>
      </w:pPr>
    </w:p>
    <w:p w14:paraId="679D81AF" w14:textId="0C1CEB93" w:rsidR="006422A1" w:rsidRPr="00314052" w:rsidRDefault="006422A1" w:rsidP="006422A1">
      <w:pPr>
        <w:pStyle w:val="ListParagraph"/>
        <w:numPr>
          <w:ilvl w:val="0"/>
          <w:numId w:val="12"/>
        </w:numPr>
        <w:rPr>
          <w:rFonts w:ascii="Times New Roman" w:hAnsi="Times New Roman" w:cs="Times New Roman"/>
          <w:lang w:val="en-US"/>
        </w:rPr>
      </w:pPr>
      <w:r w:rsidRPr="00314052">
        <w:rPr>
          <w:rFonts w:ascii="Times New Roman" w:hAnsi="Times New Roman" w:cs="Times New Roman"/>
          <w:lang w:val="en-US"/>
        </w:rPr>
        <w:t>nhấn vào nút "Add new provider" ở mục signed-in provider.</w:t>
      </w:r>
    </w:p>
    <w:p w14:paraId="2084F968" w14:textId="65553E05" w:rsidR="006422A1" w:rsidRPr="00314052" w:rsidRDefault="006422A1" w:rsidP="006422A1">
      <w:pPr>
        <w:pStyle w:val="ListParagraph"/>
        <w:numPr>
          <w:ilvl w:val="0"/>
          <w:numId w:val="12"/>
        </w:numPr>
        <w:rPr>
          <w:rFonts w:ascii="Times New Roman" w:hAnsi="Times New Roman" w:cs="Times New Roman"/>
          <w:lang w:val="en-US"/>
        </w:rPr>
      </w:pPr>
      <w:r w:rsidRPr="00314052">
        <w:rPr>
          <w:rFonts w:ascii="Times New Roman" w:hAnsi="Times New Roman" w:cs="Times New Roman"/>
          <w:lang w:val="en-US"/>
        </w:rPr>
        <w:t>Chọn nhà cung cấp mong muốn và nhấn vào nút "Enable".</w:t>
      </w:r>
    </w:p>
    <w:p w14:paraId="2860D4AA" w14:textId="4087C2DD" w:rsidR="006422A1" w:rsidRPr="00314052" w:rsidRDefault="006422A1" w:rsidP="006422A1">
      <w:pPr>
        <w:pStyle w:val="ListParagraph"/>
        <w:numPr>
          <w:ilvl w:val="0"/>
          <w:numId w:val="12"/>
        </w:numPr>
        <w:rPr>
          <w:rFonts w:ascii="Times New Roman" w:hAnsi="Times New Roman" w:cs="Times New Roman"/>
          <w:lang w:val="en-US"/>
        </w:rPr>
      </w:pPr>
      <w:r w:rsidRPr="00314052">
        <w:rPr>
          <w:rFonts w:ascii="Times New Roman" w:hAnsi="Times New Roman" w:cs="Times New Roman"/>
          <w:lang w:val="en-US"/>
        </w:rPr>
        <w:t>Thành công sẽ cho ta thấy thanh "Status" như trên hình.</w:t>
      </w:r>
    </w:p>
    <w:p w14:paraId="17FC3AEA" w14:textId="6A559E2A" w:rsidR="00A65B58" w:rsidRDefault="006422A1" w:rsidP="006422A1">
      <w:pPr>
        <w:pStyle w:val="ListParagraph"/>
        <w:numPr>
          <w:ilvl w:val="0"/>
          <w:numId w:val="12"/>
        </w:numPr>
        <w:rPr>
          <w:rFonts w:ascii="Times New Roman" w:hAnsi="Times New Roman" w:cs="Times New Roman"/>
          <w:lang w:val="en-US"/>
        </w:rPr>
      </w:pPr>
      <w:r w:rsidRPr="00314052">
        <w:rPr>
          <w:rFonts w:ascii="Times New Roman" w:hAnsi="Times New Roman" w:cs="Times New Roman"/>
          <w:lang w:val="en-US"/>
        </w:rPr>
        <w:t>Ứng với mỗi nhà cung cấp, ta cần làm theo các bước trong Firebase để có thể kết nối được với Firebase.</w:t>
      </w:r>
    </w:p>
    <w:p w14:paraId="66A3F48B" w14:textId="6A093526" w:rsidR="004B576A" w:rsidRPr="00314052" w:rsidRDefault="004B576A" w:rsidP="006422A1">
      <w:pPr>
        <w:pStyle w:val="ListParagraph"/>
        <w:numPr>
          <w:ilvl w:val="0"/>
          <w:numId w:val="12"/>
        </w:numPr>
        <w:rPr>
          <w:rFonts w:ascii="Times New Roman" w:hAnsi="Times New Roman" w:cs="Times New Roman"/>
          <w:lang w:val="en-US"/>
        </w:rPr>
      </w:pPr>
      <w:r>
        <w:rPr>
          <w:rFonts w:ascii="Times New Roman" w:hAnsi="Times New Roman" w:cs="Times New Roman"/>
          <w:lang w:val="en-US"/>
        </w:rPr>
        <w:t>Ta sẽ thấy kết quả hienr thị như trên hình 2 là thành công.</w:t>
      </w:r>
    </w:p>
    <w:p w14:paraId="5E3D1058" w14:textId="33ED02AB" w:rsidR="00A65B58" w:rsidRPr="00964882" w:rsidRDefault="00CE02FF" w:rsidP="00964882">
      <w:pPr>
        <w:pStyle w:val="ListParagraph"/>
        <w:numPr>
          <w:ilvl w:val="0"/>
          <w:numId w:val="11"/>
        </w:numPr>
        <w:outlineLvl w:val="1"/>
        <w:rPr>
          <w:rFonts w:ascii="Times New Roman" w:hAnsi="Times New Roman" w:cs="Times New Roman"/>
          <w:b/>
          <w:bCs/>
          <w:lang w:val="en-US"/>
        </w:rPr>
      </w:pPr>
      <w:bookmarkStart w:id="7" w:name="_Toc213922291"/>
      <w:r w:rsidRPr="00964882">
        <w:rPr>
          <w:rFonts w:ascii="Times New Roman" w:hAnsi="Times New Roman" w:cs="Times New Roman"/>
          <w:b/>
          <w:bCs/>
          <w:lang w:val="en-US"/>
        </w:rPr>
        <w:t>Đăng nhập và đăng kí bằng mail:</w:t>
      </w:r>
      <w:bookmarkEnd w:id="7"/>
    </w:p>
    <w:p w14:paraId="17D5F124" w14:textId="29397A9A" w:rsidR="00B17A62" w:rsidRDefault="00A95CEB" w:rsidP="006F6CAD">
      <w:pPr>
        <w:pStyle w:val="ListParagraph"/>
        <w:numPr>
          <w:ilvl w:val="0"/>
          <w:numId w:val="10"/>
        </w:numPr>
        <w:rPr>
          <w:rFonts w:ascii="Times New Roman" w:hAnsi="Times New Roman" w:cs="Times New Roman"/>
          <w:lang w:val="en-US"/>
        </w:rPr>
      </w:pPr>
      <w:r w:rsidRPr="00314052">
        <w:rPr>
          <w:rFonts w:ascii="Times New Roman" w:hAnsi="Times New Roman" w:cs="Times New Roman"/>
          <w:lang w:val="en-US"/>
        </w:rPr>
        <w:t>Thêm các gói cần thiết</w:t>
      </w:r>
      <w:r w:rsidR="00BD42C3" w:rsidRPr="00314052">
        <w:rPr>
          <w:rFonts w:ascii="Times New Roman" w:hAnsi="Times New Roman" w:cs="Times New Roman"/>
          <w:lang w:val="en-US"/>
        </w:rPr>
        <w:t xml:space="preserve"> và</w:t>
      </w:r>
      <w:r w:rsidR="006F6CAD" w:rsidRPr="00314052">
        <w:rPr>
          <w:rFonts w:ascii="Times New Roman" w:hAnsi="Times New Roman" w:cs="Times New Roman"/>
          <w:lang w:val="en-US"/>
        </w:rPr>
        <w:t xml:space="preserve"> k</w:t>
      </w:r>
      <w:r w:rsidR="00B17A62" w:rsidRPr="00314052">
        <w:rPr>
          <w:rFonts w:ascii="Times New Roman" w:hAnsi="Times New Roman" w:cs="Times New Roman"/>
          <w:lang w:val="en-US"/>
        </w:rPr>
        <w:t xml:space="preserve">hai báo trong </w:t>
      </w:r>
      <w:proofErr w:type="gramStart"/>
      <w:r w:rsidR="00B17A62" w:rsidRPr="00314052">
        <w:rPr>
          <w:rFonts w:ascii="Times New Roman" w:hAnsi="Times New Roman" w:cs="Times New Roman"/>
          <w:lang w:val="en-US"/>
        </w:rPr>
        <w:t>pubspec.yaml</w:t>
      </w:r>
      <w:proofErr w:type="gramEnd"/>
      <w:r w:rsidR="00B17A62" w:rsidRPr="00314052">
        <w:rPr>
          <w:rFonts w:ascii="Times New Roman" w:hAnsi="Times New Roman" w:cs="Times New Roman"/>
          <w:lang w:val="en-US"/>
        </w:rPr>
        <w:t xml:space="preserve"> :</w:t>
      </w:r>
    </w:p>
    <w:p w14:paraId="04217235" w14:textId="77777777" w:rsidR="004B576A" w:rsidRPr="004B576A" w:rsidRDefault="004B576A" w:rsidP="004B576A">
      <w:pPr>
        <w:rPr>
          <w:rFonts w:ascii="Times New Roman" w:hAnsi="Times New Roman" w:cs="Times New Roman"/>
          <w:lang w:val="en-US"/>
        </w:rPr>
      </w:pPr>
    </w:p>
    <w:tbl>
      <w:tblPr>
        <w:tblStyle w:val="TableGrid"/>
        <w:tblW w:w="0" w:type="auto"/>
        <w:tblInd w:w="704" w:type="dxa"/>
        <w:tblLook w:val="04A0" w:firstRow="1" w:lastRow="0" w:firstColumn="1" w:lastColumn="0" w:noHBand="0" w:noVBand="1"/>
      </w:tblPr>
      <w:tblGrid>
        <w:gridCol w:w="8505"/>
      </w:tblGrid>
      <w:tr w:rsidR="003A0F5E" w14:paraId="4015A918" w14:textId="77777777" w:rsidTr="00230786">
        <w:tc>
          <w:tcPr>
            <w:tcW w:w="8505" w:type="dxa"/>
          </w:tcPr>
          <w:p w14:paraId="0D9FA1FA" w14:textId="5F717894" w:rsidR="003A0F5E" w:rsidRDefault="003A0F5E" w:rsidP="004B576A">
            <w:pPr>
              <w:jc w:val="center"/>
              <w:rPr>
                <w:lang w:val="en-US"/>
              </w:rPr>
            </w:pPr>
            <w:r w:rsidRPr="00501AD4">
              <w:rPr>
                <w:noProof/>
                <w14:ligatures w14:val="standardContextual"/>
              </w:rPr>
              <w:drawing>
                <wp:inline distT="0" distB="0" distL="0" distR="0" wp14:anchorId="1F2BA7B3" wp14:editId="78B65233">
                  <wp:extent cx="5013960" cy="497111"/>
                  <wp:effectExtent l="0" t="0" r="0" b="0"/>
                  <wp:docPr id="106476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68906" name=""/>
                          <pic:cNvPicPr/>
                        </pic:nvPicPr>
                        <pic:blipFill>
                          <a:blip r:embed="rId18"/>
                          <a:stretch>
                            <a:fillRect/>
                          </a:stretch>
                        </pic:blipFill>
                        <pic:spPr>
                          <a:xfrm>
                            <a:off x="0" y="0"/>
                            <a:ext cx="5036830" cy="499378"/>
                          </a:xfrm>
                          <a:prstGeom prst="rect">
                            <a:avLst/>
                          </a:prstGeom>
                        </pic:spPr>
                      </pic:pic>
                    </a:graphicData>
                  </a:graphic>
                </wp:inline>
              </w:drawing>
            </w:r>
          </w:p>
        </w:tc>
      </w:tr>
    </w:tbl>
    <w:p w14:paraId="2214D5D1" w14:textId="77777777" w:rsidR="004F1F9A" w:rsidRDefault="004F1F9A" w:rsidP="004F1F9A">
      <w:pPr>
        <w:rPr>
          <w:lang w:val="en-US"/>
        </w:rPr>
      </w:pPr>
    </w:p>
    <w:p w14:paraId="586AD2EF" w14:textId="77777777" w:rsidR="001225FB" w:rsidRPr="004B576A" w:rsidRDefault="001225FB" w:rsidP="001225FB">
      <w:pPr>
        <w:pStyle w:val="ListParagraph"/>
        <w:numPr>
          <w:ilvl w:val="0"/>
          <w:numId w:val="10"/>
        </w:numPr>
        <w:rPr>
          <w:rFonts w:ascii="Times New Roman" w:hAnsi="Times New Roman" w:cs="Times New Roman"/>
          <w:lang w:val="en-US"/>
        </w:rPr>
      </w:pPr>
      <w:r w:rsidRPr="004B576A">
        <w:rPr>
          <w:rFonts w:ascii="Times New Roman" w:hAnsi="Times New Roman" w:cs="Times New Roman"/>
          <w:lang w:val="en-US"/>
        </w:rPr>
        <w:t>Thực hiện các bước kết nối với Firebase.</w:t>
      </w:r>
    </w:p>
    <w:p w14:paraId="1F9BB390" w14:textId="340C997B" w:rsidR="00BD42C3" w:rsidRPr="004B576A" w:rsidRDefault="001225FB" w:rsidP="001225FB">
      <w:pPr>
        <w:pStyle w:val="ListParagraph"/>
        <w:numPr>
          <w:ilvl w:val="0"/>
          <w:numId w:val="10"/>
        </w:numPr>
        <w:rPr>
          <w:rFonts w:ascii="Times New Roman" w:hAnsi="Times New Roman" w:cs="Times New Roman"/>
          <w:lang w:val="en-US"/>
        </w:rPr>
      </w:pPr>
      <w:r w:rsidRPr="004B576A">
        <w:rPr>
          <w:rFonts w:ascii="Times New Roman" w:hAnsi="Times New Roman" w:cs="Times New Roman"/>
          <w:b/>
          <w:bCs/>
          <w:lang w:val="en-US"/>
        </w:rPr>
        <w:t>Chú ý</w:t>
      </w:r>
      <w:r w:rsidRPr="004B576A">
        <w:rPr>
          <w:rFonts w:ascii="Times New Roman" w:hAnsi="Times New Roman" w:cs="Times New Roman"/>
          <w:lang w:val="en-US"/>
        </w:rPr>
        <w:t>: Các bước này cần thực hiện theo hướng dẫn để có kết nối với dịch vụ của Firebase.</w:t>
      </w:r>
    </w:p>
    <w:p w14:paraId="6BBDFFE3" w14:textId="146C3E82" w:rsidR="00DF0754" w:rsidRPr="00964882" w:rsidRDefault="00DF0754" w:rsidP="00964882">
      <w:pPr>
        <w:pStyle w:val="ListParagraph"/>
        <w:numPr>
          <w:ilvl w:val="0"/>
          <w:numId w:val="11"/>
        </w:numPr>
        <w:outlineLvl w:val="1"/>
        <w:rPr>
          <w:rFonts w:ascii="Times New Roman" w:hAnsi="Times New Roman" w:cs="Times New Roman"/>
          <w:b/>
          <w:bCs/>
          <w:lang w:val="en-US"/>
        </w:rPr>
      </w:pPr>
      <w:bookmarkStart w:id="8" w:name="_Toc213922292"/>
      <w:r w:rsidRPr="00964882">
        <w:rPr>
          <w:rFonts w:ascii="Times New Roman" w:hAnsi="Times New Roman" w:cs="Times New Roman"/>
          <w:b/>
          <w:bCs/>
          <w:lang w:val="en-US"/>
        </w:rPr>
        <w:t>Đăng nhập bằng Email/password:</w:t>
      </w:r>
      <w:bookmarkEnd w:id="8"/>
    </w:p>
    <w:p w14:paraId="71276A69" w14:textId="700F381F" w:rsidR="005F6830" w:rsidRPr="004B576A" w:rsidRDefault="005F6830" w:rsidP="001225FB">
      <w:pPr>
        <w:pStyle w:val="ListParagraph"/>
        <w:numPr>
          <w:ilvl w:val="0"/>
          <w:numId w:val="10"/>
        </w:numPr>
        <w:rPr>
          <w:rFonts w:ascii="Times New Roman" w:hAnsi="Times New Roman" w:cs="Times New Roman"/>
          <w:lang w:val="en-US"/>
        </w:rPr>
      </w:pPr>
      <w:r w:rsidRPr="004B576A">
        <w:rPr>
          <w:rFonts w:ascii="Times New Roman" w:hAnsi="Times New Roman" w:cs="Times New Roman"/>
          <w:lang w:val="en-US"/>
        </w:rPr>
        <w:t>Xử lí đăng nhập:</w:t>
      </w:r>
    </w:p>
    <w:p w14:paraId="39554850" w14:textId="77777777" w:rsidR="004B576A" w:rsidRPr="004B576A" w:rsidRDefault="004B576A" w:rsidP="004B576A">
      <w:pPr>
        <w:rPr>
          <w:lang w:val="en-US"/>
        </w:rPr>
      </w:pPr>
    </w:p>
    <w:tbl>
      <w:tblPr>
        <w:tblStyle w:val="TableGrid"/>
        <w:tblW w:w="0" w:type="auto"/>
        <w:tblInd w:w="704" w:type="dxa"/>
        <w:tblLook w:val="04A0" w:firstRow="1" w:lastRow="0" w:firstColumn="1" w:lastColumn="0" w:noHBand="0" w:noVBand="1"/>
      </w:tblPr>
      <w:tblGrid>
        <w:gridCol w:w="8505"/>
      </w:tblGrid>
      <w:tr w:rsidR="005F6830" w14:paraId="1B87AB2D" w14:textId="77777777" w:rsidTr="00230786">
        <w:tc>
          <w:tcPr>
            <w:tcW w:w="8505" w:type="dxa"/>
          </w:tcPr>
          <w:p w14:paraId="5C614B03" w14:textId="2C0D9CE6" w:rsidR="005F6830" w:rsidRDefault="0092073C" w:rsidP="004B576A">
            <w:pPr>
              <w:jc w:val="center"/>
              <w:rPr>
                <w:lang w:val="en-US"/>
              </w:rPr>
            </w:pPr>
            <w:r w:rsidRPr="0092073C">
              <w:rPr>
                <w:noProof/>
                <w:lang w:val="en-US"/>
              </w:rPr>
              <w:drawing>
                <wp:inline distT="0" distB="0" distL="0" distR="0" wp14:anchorId="2148F707" wp14:editId="503C0344">
                  <wp:extent cx="4730173" cy="694055"/>
                  <wp:effectExtent l="0" t="0" r="0" b="0"/>
                  <wp:docPr id="169837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79220" name=""/>
                          <pic:cNvPicPr/>
                        </pic:nvPicPr>
                        <pic:blipFill>
                          <a:blip r:embed="rId19"/>
                          <a:stretch>
                            <a:fillRect/>
                          </a:stretch>
                        </pic:blipFill>
                        <pic:spPr>
                          <a:xfrm>
                            <a:off x="0" y="0"/>
                            <a:ext cx="4743321" cy="695984"/>
                          </a:xfrm>
                          <a:prstGeom prst="rect">
                            <a:avLst/>
                          </a:prstGeom>
                        </pic:spPr>
                      </pic:pic>
                    </a:graphicData>
                  </a:graphic>
                </wp:inline>
              </w:drawing>
            </w:r>
          </w:p>
        </w:tc>
      </w:tr>
    </w:tbl>
    <w:p w14:paraId="31025086" w14:textId="77777777" w:rsidR="005F6830" w:rsidRPr="005F6830" w:rsidRDefault="005F6830" w:rsidP="005F6830">
      <w:pPr>
        <w:rPr>
          <w:lang w:val="en-US"/>
        </w:rPr>
      </w:pPr>
    </w:p>
    <w:p w14:paraId="005C9BC7" w14:textId="2A0AAE69" w:rsidR="00340AFB" w:rsidRPr="004B576A" w:rsidRDefault="00340AFB" w:rsidP="00340AFB">
      <w:pPr>
        <w:pStyle w:val="ListParagraph"/>
        <w:numPr>
          <w:ilvl w:val="1"/>
          <w:numId w:val="10"/>
        </w:numPr>
        <w:rPr>
          <w:rFonts w:ascii="Times New Roman" w:hAnsi="Times New Roman" w:cs="Times New Roman"/>
          <w:lang w:val="en-US"/>
        </w:rPr>
      </w:pPr>
      <w:r w:rsidRPr="004B576A">
        <w:rPr>
          <w:rFonts w:ascii="Times New Roman" w:hAnsi="Times New Roman" w:cs="Times New Roman"/>
          <w:lang w:val="en-US"/>
        </w:rPr>
        <w:t xml:space="preserve">Sử dụng </w:t>
      </w:r>
      <w:proofErr w:type="gramStart"/>
      <w:r w:rsidRPr="004B576A">
        <w:rPr>
          <w:rFonts w:ascii="Times New Roman" w:hAnsi="Times New Roman" w:cs="Times New Roman"/>
          <w:lang w:val="en-US"/>
        </w:rPr>
        <w:t>FirebaseAuth.instance.signInWithEmailAndPassword</w:t>
      </w:r>
      <w:proofErr w:type="gramEnd"/>
      <w:r w:rsidR="004B576A">
        <w:rPr>
          <w:rFonts w:ascii="Times New Roman" w:hAnsi="Times New Roman" w:cs="Times New Roman"/>
          <w:lang w:val="en-US"/>
        </w:rPr>
        <w:t>, để</w:t>
      </w:r>
      <w:r w:rsidR="00230786">
        <w:rPr>
          <w:rFonts w:ascii="Times New Roman" w:hAnsi="Times New Roman" w:cs="Times New Roman"/>
          <w:lang w:val="en-US"/>
        </w:rPr>
        <w:t xml:space="preserve"> truy cập vào Credential của người dùng trên Firebase.</w:t>
      </w:r>
    </w:p>
    <w:p w14:paraId="16C14CC2" w14:textId="76D1CAB5" w:rsidR="00340AFB" w:rsidRPr="004B576A" w:rsidRDefault="00340AFB" w:rsidP="00340AFB">
      <w:pPr>
        <w:pStyle w:val="ListParagraph"/>
        <w:numPr>
          <w:ilvl w:val="1"/>
          <w:numId w:val="10"/>
        </w:numPr>
        <w:rPr>
          <w:rFonts w:ascii="Times New Roman" w:hAnsi="Times New Roman" w:cs="Times New Roman"/>
          <w:lang w:val="en-US"/>
        </w:rPr>
      </w:pPr>
      <w:r w:rsidRPr="004B576A">
        <w:rPr>
          <w:rFonts w:ascii="Times New Roman" w:hAnsi="Times New Roman" w:cs="Times New Roman"/>
          <w:lang w:val="en-US"/>
        </w:rPr>
        <w:t xml:space="preserve"> _</w:t>
      </w:r>
      <w:proofErr w:type="gramStart"/>
      <w:r w:rsidRPr="004B576A">
        <w:rPr>
          <w:rFonts w:ascii="Times New Roman" w:hAnsi="Times New Roman" w:cs="Times New Roman"/>
          <w:lang w:val="en-US"/>
        </w:rPr>
        <w:t>emailController.text.trim</w:t>
      </w:r>
      <w:proofErr w:type="gramEnd"/>
      <w:r w:rsidRPr="004B576A">
        <w:rPr>
          <w:rFonts w:ascii="Times New Roman" w:hAnsi="Times New Roman" w:cs="Times New Roman"/>
          <w:lang w:val="en-US"/>
        </w:rPr>
        <w:t>(): Lấy nội dung người dùng nhập vào ô email, rồi loại bỏ khoảng trắng ở đầu/cuối.</w:t>
      </w:r>
    </w:p>
    <w:p w14:paraId="64E9AD30" w14:textId="5A4844A6" w:rsidR="00A65B58" w:rsidRPr="00230786" w:rsidRDefault="00340AFB" w:rsidP="00230786">
      <w:pPr>
        <w:ind w:left="360" w:firstLine="720"/>
        <w:rPr>
          <w:rFonts w:ascii="Times New Roman" w:hAnsi="Times New Roman" w:cs="Times New Roman"/>
          <w:lang w:val="en-US"/>
        </w:rPr>
      </w:pPr>
      <w:r w:rsidRPr="004B576A">
        <w:rPr>
          <w:rFonts w:ascii="Times New Roman" w:hAnsi="Times New Roman" w:cs="Times New Roman"/>
          <w:lang w:val="en-US"/>
        </w:rPr>
        <w:t>→ Firebase trả về UserCredential → Giúp cho công việc xác thực</w:t>
      </w:r>
      <w:r w:rsidR="00B84571" w:rsidRPr="004B576A">
        <w:rPr>
          <w:rFonts w:ascii="Times New Roman" w:hAnsi="Times New Roman" w:cs="Times New Roman"/>
          <w:lang w:val="en-US"/>
        </w:rPr>
        <w:t xml:space="preserve"> </w:t>
      </w:r>
      <w:r w:rsidRPr="004B576A">
        <w:rPr>
          <w:rFonts w:ascii="Times New Roman" w:hAnsi="Times New Roman" w:cs="Times New Roman"/>
          <w:lang w:val="en-US"/>
        </w:rPr>
        <w:t>email người dùng.</w:t>
      </w:r>
    </w:p>
    <w:p w14:paraId="09874BAF" w14:textId="2ED0FAD5" w:rsidR="00230786" w:rsidRDefault="0014235F" w:rsidP="00230786">
      <w:pPr>
        <w:pStyle w:val="ListParagraph"/>
        <w:numPr>
          <w:ilvl w:val="0"/>
          <w:numId w:val="10"/>
        </w:numPr>
        <w:rPr>
          <w:rFonts w:ascii="Times New Roman" w:hAnsi="Times New Roman" w:cs="Times New Roman"/>
          <w:lang w:val="en-US"/>
        </w:rPr>
      </w:pPr>
      <w:r w:rsidRPr="00230786">
        <w:rPr>
          <w:rFonts w:ascii="Times New Roman" w:hAnsi="Times New Roman" w:cs="Times New Roman"/>
          <w:lang w:val="en-US"/>
        </w:rPr>
        <w:t>Xử lí</w:t>
      </w:r>
      <w:r w:rsidR="0055396D" w:rsidRPr="00230786">
        <w:rPr>
          <w:rFonts w:ascii="Times New Roman" w:hAnsi="Times New Roman" w:cs="Times New Roman"/>
          <w:lang w:val="en-US"/>
        </w:rPr>
        <w:t xml:space="preserve"> đăng ký</w:t>
      </w:r>
      <w:r w:rsidR="00230786">
        <w:rPr>
          <w:rFonts w:ascii="Times New Roman" w:hAnsi="Times New Roman" w:cs="Times New Roman"/>
          <w:lang w:val="en-US"/>
        </w:rPr>
        <w:t xml:space="preserve"> cũng tương tự như phần đă</w:t>
      </w:r>
      <w:r w:rsidR="00823394">
        <w:rPr>
          <w:rFonts w:ascii="Times New Roman" w:hAnsi="Times New Roman" w:cs="Times New Roman"/>
          <w:lang w:val="en-US"/>
        </w:rPr>
        <w:t>ng nhập.</w:t>
      </w:r>
      <w:r w:rsidR="00CE0158">
        <w:rPr>
          <w:rFonts w:ascii="Times New Roman" w:hAnsi="Times New Roman" w:cs="Times New Roman"/>
          <w:lang w:val="en-US"/>
        </w:rPr>
        <w:t xml:space="preserve"> Tuy nhiên ta dùng phương thức là createUserWithEmailAndPassword để có thể tạo một người dùng mới trên Firebase.</w:t>
      </w:r>
    </w:p>
    <w:p w14:paraId="7D43D25C" w14:textId="77777777" w:rsidR="00230786" w:rsidRPr="00230786" w:rsidRDefault="00230786" w:rsidP="00230786">
      <w:pPr>
        <w:pStyle w:val="ListParagraph"/>
        <w:rPr>
          <w:rFonts w:ascii="Times New Roman" w:hAnsi="Times New Roman" w:cs="Times New Roman"/>
          <w:lang w:val="en-US"/>
        </w:rPr>
      </w:pPr>
    </w:p>
    <w:tbl>
      <w:tblPr>
        <w:tblStyle w:val="TableGrid"/>
        <w:tblW w:w="0" w:type="auto"/>
        <w:tblInd w:w="704" w:type="dxa"/>
        <w:tblLook w:val="04A0" w:firstRow="1" w:lastRow="0" w:firstColumn="1" w:lastColumn="0" w:noHBand="0" w:noVBand="1"/>
      </w:tblPr>
      <w:tblGrid>
        <w:gridCol w:w="8646"/>
      </w:tblGrid>
      <w:tr w:rsidR="007419A5" w14:paraId="52AE316A" w14:textId="77777777" w:rsidTr="00230786">
        <w:tc>
          <w:tcPr>
            <w:tcW w:w="8646" w:type="dxa"/>
          </w:tcPr>
          <w:p w14:paraId="6C5D4F0A" w14:textId="33CA274B" w:rsidR="007419A5" w:rsidRDefault="00C72848" w:rsidP="00230786">
            <w:pPr>
              <w:tabs>
                <w:tab w:val="left" w:pos="3385"/>
              </w:tabs>
              <w:jc w:val="center"/>
              <w:rPr>
                <w:lang w:val="en-US"/>
              </w:rPr>
            </w:pPr>
            <w:r w:rsidRPr="00C72848">
              <w:rPr>
                <w:lang w:val="en-US"/>
              </w:rPr>
              <w:drawing>
                <wp:inline distT="0" distB="0" distL="0" distR="0" wp14:anchorId="6D52459B" wp14:editId="37BE2956">
                  <wp:extent cx="4832431" cy="649605"/>
                  <wp:effectExtent l="0" t="0" r="6350" b="0"/>
                  <wp:docPr id="2078534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34088" name=""/>
                          <pic:cNvPicPr/>
                        </pic:nvPicPr>
                        <pic:blipFill>
                          <a:blip r:embed="rId20"/>
                          <a:stretch>
                            <a:fillRect/>
                          </a:stretch>
                        </pic:blipFill>
                        <pic:spPr>
                          <a:xfrm>
                            <a:off x="0" y="0"/>
                            <a:ext cx="4888976" cy="657206"/>
                          </a:xfrm>
                          <a:prstGeom prst="rect">
                            <a:avLst/>
                          </a:prstGeom>
                        </pic:spPr>
                      </pic:pic>
                    </a:graphicData>
                  </a:graphic>
                </wp:inline>
              </w:drawing>
            </w:r>
          </w:p>
        </w:tc>
      </w:tr>
    </w:tbl>
    <w:p w14:paraId="205D5860" w14:textId="77777777" w:rsidR="007419A5" w:rsidRPr="007419A5" w:rsidRDefault="007419A5" w:rsidP="007419A5">
      <w:pPr>
        <w:rPr>
          <w:lang w:val="en-US"/>
        </w:rPr>
      </w:pPr>
    </w:p>
    <w:p w14:paraId="26C71A2D" w14:textId="75687E23" w:rsidR="00A65B58" w:rsidRPr="00230786" w:rsidRDefault="00230786" w:rsidP="00E21769">
      <w:pPr>
        <w:pStyle w:val="ListParagraph"/>
        <w:numPr>
          <w:ilvl w:val="0"/>
          <w:numId w:val="10"/>
        </w:numPr>
        <w:rPr>
          <w:rFonts w:ascii="Times New Roman" w:hAnsi="Times New Roman" w:cs="Times New Roman"/>
          <w:lang w:val="en-US"/>
        </w:rPr>
      </w:pPr>
      <w:r>
        <w:rPr>
          <w:rFonts w:ascii="Times New Roman" w:hAnsi="Times New Roman" w:cs="Times New Roman"/>
          <w:lang w:val="en-US"/>
        </w:rPr>
        <w:t>Thông thường ta đặt đoặn mã nguồn xử lí đăng nhập và đăng kí trong đoạn lệnh try-catch để có thể bắt các lỗi được trả về trong quá trình đăng nhập hoặc đăng kí dịch vụ:</w:t>
      </w:r>
    </w:p>
    <w:p w14:paraId="0B2E54DD" w14:textId="77777777" w:rsidR="00230786" w:rsidRPr="00230786" w:rsidRDefault="00230786" w:rsidP="00230786">
      <w:pPr>
        <w:rPr>
          <w:lang w:val="en-US"/>
        </w:rPr>
      </w:pPr>
    </w:p>
    <w:tbl>
      <w:tblPr>
        <w:tblStyle w:val="TableGrid"/>
        <w:tblW w:w="0" w:type="auto"/>
        <w:tblInd w:w="1129" w:type="dxa"/>
        <w:tblLook w:val="04A0" w:firstRow="1" w:lastRow="0" w:firstColumn="1" w:lastColumn="0" w:noHBand="0" w:noVBand="1"/>
      </w:tblPr>
      <w:tblGrid>
        <w:gridCol w:w="7938"/>
      </w:tblGrid>
      <w:tr w:rsidR="00EC6383" w14:paraId="26046969" w14:textId="77777777" w:rsidTr="001E05E3">
        <w:tc>
          <w:tcPr>
            <w:tcW w:w="7938" w:type="dxa"/>
          </w:tcPr>
          <w:p w14:paraId="726BA0CA" w14:textId="2D49D28E" w:rsidR="00EC6383" w:rsidRDefault="00EC6383" w:rsidP="00230786">
            <w:pPr>
              <w:jc w:val="center"/>
              <w:rPr>
                <w:lang w:val="en-US"/>
              </w:rPr>
            </w:pPr>
            <w:r w:rsidRPr="00EC6383">
              <w:rPr>
                <w:noProof/>
                <w:lang w:val="en-US"/>
              </w:rPr>
              <w:drawing>
                <wp:inline distT="0" distB="0" distL="0" distR="0" wp14:anchorId="041F4BBC" wp14:editId="3D389F2E">
                  <wp:extent cx="4611968" cy="1017490"/>
                  <wp:effectExtent l="0" t="0" r="0" b="0"/>
                  <wp:docPr id="1974853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53390" name=""/>
                          <pic:cNvPicPr/>
                        </pic:nvPicPr>
                        <pic:blipFill>
                          <a:blip r:embed="rId21"/>
                          <a:stretch>
                            <a:fillRect/>
                          </a:stretch>
                        </pic:blipFill>
                        <pic:spPr>
                          <a:xfrm>
                            <a:off x="0" y="0"/>
                            <a:ext cx="4637279" cy="1023074"/>
                          </a:xfrm>
                          <a:prstGeom prst="rect">
                            <a:avLst/>
                          </a:prstGeom>
                        </pic:spPr>
                      </pic:pic>
                    </a:graphicData>
                  </a:graphic>
                </wp:inline>
              </w:drawing>
            </w:r>
          </w:p>
        </w:tc>
      </w:tr>
    </w:tbl>
    <w:p w14:paraId="461F7FF1" w14:textId="77777777" w:rsidR="00EC6383" w:rsidRPr="00EC6383" w:rsidRDefault="00EC6383" w:rsidP="00EC6383">
      <w:pPr>
        <w:rPr>
          <w:lang w:val="en-US"/>
        </w:rPr>
      </w:pPr>
    </w:p>
    <w:p w14:paraId="3F949043" w14:textId="5ED2DC29" w:rsidR="00A65B58" w:rsidRPr="001E05E3" w:rsidRDefault="00E84C1E" w:rsidP="00E84C1E">
      <w:pPr>
        <w:pStyle w:val="ListParagraph"/>
        <w:numPr>
          <w:ilvl w:val="0"/>
          <w:numId w:val="10"/>
        </w:numPr>
        <w:rPr>
          <w:rFonts w:ascii="Times New Roman" w:hAnsi="Times New Roman" w:cs="Times New Roman"/>
          <w:lang w:val="en-US"/>
        </w:rPr>
      </w:pPr>
      <w:r w:rsidRPr="001E05E3">
        <w:rPr>
          <w:rFonts w:ascii="Times New Roman" w:hAnsi="Times New Roman" w:cs="Times New Roman"/>
          <w:lang w:val="en-US"/>
        </w:rPr>
        <w:t>FirebaseAuthException trả về các loại lỗi:</w:t>
      </w:r>
    </w:p>
    <w:p w14:paraId="6B8D6056" w14:textId="13B2679B" w:rsidR="002A1C4D" w:rsidRPr="001E05E3" w:rsidRDefault="002A1C4D" w:rsidP="001E05E3">
      <w:pPr>
        <w:pStyle w:val="ListParagraph"/>
        <w:numPr>
          <w:ilvl w:val="0"/>
          <w:numId w:val="19"/>
        </w:numPr>
        <w:rPr>
          <w:rFonts w:ascii="Times New Roman" w:hAnsi="Times New Roman" w:cs="Times New Roman"/>
          <w:lang w:val="en-US"/>
        </w:rPr>
      </w:pPr>
      <w:r w:rsidRPr="001E05E3">
        <w:rPr>
          <w:rFonts w:ascii="Times New Roman" w:hAnsi="Times New Roman" w:cs="Times New Roman"/>
          <w:lang w:val="en-US"/>
        </w:rPr>
        <w:t xml:space="preserve"> </w:t>
      </w:r>
      <w:r w:rsidRPr="001E05E3">
        <w:rPr>
          <w:rFonts w:ascii="Times New Roman" w:hAnsi="Times New Roman" w:cs="Times New Roman"/>
          <w:b/>
          <w:bCs/>
          <w:lang w:val="en-US"/>
        </w:rPr>
        <w:t>user-not-found:</w:t>
      </w:r>
      <w:r w:rsidRPr="001E05E3">
        <w:rPr>
          <w:rFonts w:ascii="Times New Roman" w:hAnsi="Times New Roman" w:cs="Times New Roman"/>
          <w:lang w:val="en-US"/>
        </w:rPr>
        <w:t xml:space="preserve"> Email chưa được đăng ký.</w:t>
      </w:r>
    </w:p>
    <w:p w14:paraId="29B5BAAE" w14:textId="3E3D5AF5" w:rsidR="002A1C4D" w:rsidRPr="001E05E3" w:rsidRDefault="002A1C4D" w:rsidP="001E05E3">
      <w:pPr>
        <w:pStyle w:val="ListParagraph"/>
        <w:numPr>
          <w:ilvl w:val="0"/>
          <w:numId w:val="19"/>
        </w:numPr>
        <w:rPr>
          <w:rFonts w:ascii="Times New Roman" w:hAnsi="Times New Roman" w:cs="Times New Roman"/>
          <w:lang w:val="en-US"/>
        </w:rPr>
      </w:pPr>
      <w:r w:rsidRPr="001E05E3">
        <w:rPr>
          <w:rFonts w:ascii="Times New Roman" w:hAnsi="Times New Roman" w:cs="Times New Roman"/>
          <w:lang w:val="en-US"/>
        </w:rPr>
        <w:t xml:space="preserve"> </w:t>
      </w:r>
      <w:proofErr w:type="gramStart"/>
      <w:r w:rsidRPr="001E05E3">
        <w:rPr>
          <w:rFonts w:ascii="Times New Roman" w:hAnsi="Times New Roman" w:cs="Times New Roman"/>
          <w:b/>
          <w:bCs/>
          <w:lang w:val="en-US"/>
        </w:rPr>
        <w:t>wrong-password</w:t>
      </w:r>
      <w:proofErr w:type="gramEnd"/>
      <w:r w:rsidRPr="001E05E3">
        <w:rPr>
          <w:rFonts w:ascii="Times New Roman" w:hAnsi="Times New Roman" w:cs="Times New Roman"/>
          <w:b/>
          <w:bCs/>
          <w:lang w:val="en-US"/>
        </w:rPr>
        <w:t>:</w:t>
      </w:r>
      <w:r w:rsidRPr="001E05E3">
        <w:rPr>
          <w:rFonts w:ascii="Times New Roman" w:hAnsi="Times New Roman" w:cs="Times New Roman"/>
          <w:lang w:val="en-US"/>
        </w:rPr>
        <w:t xml:space="preserve"> Mật khẩu sai.</w:t>
      </w:r>
    </w:p>
    <w:p w14:paraId="3BC76D5E" w14:textId="52D744F1" w:rsidR="002A1C4D" w:rsidRPr="001E05E3" w:rsidRDefault="002A1C4D" w:rsidP="001E05E3">
      <w:pPr>
        <w:pStyle w:val="ListParagraph"/>
        <w:numPr>
          <w:ilvl w:val="0"/>
          <w:numId w:val="19"/>
        </w:numPr>
        <w:rPr>
          <w:rFonts w:ascii="Times New Roman" w:hAnsi="Times New Roman" w:cs="Times New Roman"/>
          <w:lang w:val="en-US"/>
        </w:rPr>
      </w:pPr>
      <w:r w:rsidRPr="001E05E3">
        <w:rPr>
          <w:rFonts w:ascii="Times New Roman" w:hAnsi="Times New Roman" w:cs="Times New Roman"/>
          <w:lang w:val="en-US"/>
        </w:rPr>
        <w:t xml:space="preserve"> </w:t>
      </w:r>
      <w:r w:rsidRPr="001E05E3">
        <w:rPr>
          <w:rFonts w:ascii="Times New Roman" w:hAnsi="Times New Roman" w:cs="Times New Roman"/>
          <w:b/>
          <w:bCs/>
          <w:lang w:val="en-US"/>
        </w:rPr>
        <w:t>email-already-in-use</w:t>
      </w:r>
      <w:r w:rsidRPr="001E05E3">
        <w:rPr>
          <w:rFonts w:ascii="Times New Roman" w:hAnsi="Times New Roman" w:cs="Times New Roman"/>
          <w:lang w:val="en-US"/>
        </w:rPr>
        <w:t>: Email đã có tài khoản.</w:t>
      </w:r>
    </w:p>
    <w:p w14:paraId="6CBB85EA" w14:textId="277CA685" w:rsidR="002A1C4D" w:rsidRPr="001E05E3" w:rsidRDefault="002A1C4D" w:rsidP="001E05E3">
      <w:pPr>
        <w:pStyle w:val="ListParagraph"/>
        <w:numPr>
          <w:ilvl w:val="0"/>
          <w:numId w:val="19"/>
        </w:numPr>
        <w:rPr>
          <w:rFonts w:ascii="Times New Roman" w:hAnsi="Times New Roman" w:cs="Times New Roman"/>
          <w:lang w:val="en-US"/>
        </w:rPr>
      </w:pPr>
      <w:r w:rsidRPr="001E05E3">
        <w:rPr>
          <w:rFonts w:ascii="Times New Roman" w:hAnsi="Times New Roman" w:cs="Times New Roman"/>
          <w:lang w:val="en-US"/>
        </w:rPr>
        <w:t xml:space="preserve"> </w:t>
      </w:r>
      <w:proofErr w:type="gramStart"/>
      <w:r w:rsidRPr="001E05E3">
        <w:rPr>
          <w:rFonts w:ascii="Times New Roman" w:hAnsi="Times New Roman" w:cs="Times New Roman"/>
          <w:b/>
          <w:bCs/>
          <w:lang w:val="en-US"/>
        </w:rPr>
        <w:t>weak-password</w:t>
      </w:r>
      <w:proofErr w:type="gramEnd"/>
      <w:r w:rsidRPr="001E05E3">
        <w:rPr>
          <w:rFonts w:ascii="Times New Roman" w:hAnsi="Times New Roman" w:cs="Times New Roman"/>
          <w:lang w:val="en-US"/>
        </w:rPr>
        <w:t>: Mật khẩu quá yếu.</w:t>
      </w:r>
    </w:p>
    <w:p w14:paraId="710D48E2" w14:textId="740D1567" w:rsidR="002A1C4D" w:rsidRPr="001E05E3" w:rsidRDefault="002A1C4D" w:rsidP="001E05E3">
      <w:pPr>
        <w:pStyle w:val="ListParagraph"/>
        <w:numPr>
          <w:ilvl w:val="0"/>
          <w:numId w:val="19"/>
        </w:numPr>
        <w:rPr>
          <w:rFonts w:ascii="Times New Roman" w:hAnsi="Times New Roman" w:cs="Times New Roman"/>
          <w:lang w:val="en-US"/>
        </w:rPr>
      </w:pPr>
      <w:r w:rsidRPr="001E05E3">
        <w:rPr>
          <w:rFonts w:ascii="Times New Roman" w:hAnsi="Times New Roman" w:cs="Times New Roman"/>
          <w:lang w:val="en-US"/>
        </w:rPr>
        <w:t xml:space="preserve"> </w:t>
      </w:r>
      <w:proofErr w:type="gramStart"/>
      <w:r w:rsidRPr="001E05E3">
        <w:rPr>
          <w:rFonts w:ascii="Times New Roman" w:hAnsi="Times New Roman" w:cs="Times New Roman"/>
          <w:b/>
          <w:bCs/>
          <w:lang w:val="en-US"/>
        </w:rPr>
        <w:t>invalid-email</w:t>
      </w:r>
      <w:proofErr w:type="gramEnd"/>
      <w:r w:rsidRPr="001E05E3">
        <w:rPr>
          <w:rFonts w:ascii="Times New Roman" w:hAnsi="Times New Roman" w:cs="Times New Roman"/>
          <w:lang w:val="en-US"/>
        </w:rPr>
        <w:t>: Email sai định dạng.</w:t>
      </w:r>
    </w:p>
    <w:p w14:paraId="0761D89A" w14:textId="34FB0F7F" w:rsidR="00E84C1E" w:rsidRDefault="002A1C4D" w:rsidP="001E05E3">
      <w:pPr>
        <w:pStyle w:val="ListParagraph"/>
        <w:numPr>
          <w:ilvl w:val="0"/>
          <w:numId w:val="19"/>
        </w:numPr>
        <w:rPr>
          <w:rFonts w:ascii="Times New Roman" w:hAnsi="Times New Roman" w:cs="Times New Roman"/>
          <w:lang w:val="en-US"/>
        </w:rPr>
      </w:pPr>
      <w:r w:rsidRPr="001E05E3">
        <w:rPr>
          <w:rFonts w:ascii="Times New Roman" w:hAnsi="Times New Roman" w:cs="Times New Roman"/>
          <w:lang w:val="en-US"/>
        </w:rPr>
        <w:t xml:space="preserve"> </w:t>
      </w:r>
      <w:proofErr w:type="gramStart"/>
      <w:r w:rsidRPr="001E05E3">
        <w:rPr>
          <w:rFonts w:ascii="Times New Roman" w:hAnsi="Times New Roman" w:cs="Times New Roman"/>
          <w:b/>
          <w:bCs/>
          <w:lang w:val="en-US"/>
        </w:rPr>
        <w:t>invalid-credential</w:t>
      </w:r>
      <w:proofErr w:type="gramEnd"/>
      <w:r w:rsidRPr="001E05E3">
        <w:rPr>
          <w:rFonts w:ascii="Times New Roman" w:hAnsi="Times New Roman" w:cs="Times New Roman"/>
          <w:lang w:val="en-US"/>
        </w:rPr>
        <w:t>: Thông tin không hợp lệ.</w:t>
      </w:r>
    </w:p>
    <w:p w14:paraId="5954F074" w14:textId="6FC6766E" w:rsidR="001E05E3" w:rsidRPr="001E05E3" w:rsidRDefault="001E05E3" w:rsidP="001E05E3">
      <w:pPr>
        <w:pStyle w:val="ListParagraph"/>
        <w:numPr>
          <w:ilvl w:val="0"/>
          <w:numId w:val="10"/>
        </w:numPr>
        <w:rPr>
          <w:rFonts w:ascii="Times New Roman" w:hAnsi="Times New Roman" w:cs="Times New Roman"/>
          <w:lang w:val="en-US"/>
        </w:rPr>
      </w:pPr>
      <w:r>
        <w:rPr>
          <w:rFonts w:ascii="Times New Roman" w:hAnsi="Times New Roman" w:cs="Times New Roman"/>
          <w:lang w:val="en-US"/>
        </w:rPr>
        <w:t>Hình 3 cho ta thấy một quá trình đăng nhập khi sử dụng dịch vụ email/password trên Firebase, từ trái sang phải là khi đăng nhập, đăng nhập thành công và đăng nhập thất bại khi đó sẽ có lỗi trả về.</w:t>
      </w:r>
    </w:p>
    <w:p w14:paraId="68E518CC" w14:textId="77777777" w:rsidR="002A1C4D" w:rsidRDefault="002A1C4D" w:rsidP="002A1C4D">
      <w:pPr>
        <w:rPr>
          <w:lang w:val="en-US"/>
        </w:rPr>
      </w:pPr>
    </w:p>
    <w:tbl>
      <w:tblPr>
        <w:tblStyle w:val="TableGrid"/>
        <w:tblW w:w="11754" w:type="dxa"/>
        <w:jc w:val="center"/>
        <w:tblLayout w:type="fixed"/>
        <w:tblLook w:val="04A0" w:firstRow="1" w:lastRow="0" w:firstColumn="1" w:lastColumn="0" w:noHBand="0" w:noVBand="1"/>
      </w:tblPr>
      <w:tblGrid>
        <w:gridCol w:w="3681"/>
        <w:gridCol w:w="3969"/>
        <w:gridCol w:w="4091"/>
        <w:gridCol w:w="13"/>
      </w:tblGrid>
      <w:tr w:rsidR="0044098A" w14:paraId="5A36EBBA" w14:textId="77777777" w:rsidTr="001E05E3">
        <w:trPr>
          <w:gridAfter w:val="1"/>
          <w:wAfter w:w="13" w:type="dxa"/>
          <w:jc w:val="center"/>
        </w:trPr>
        <w:tc>
          <w:tcPr>
            <w:tcW w:w="3681" w:type="dxa"/>
          </w:tcPr>
          <w:p w14:paraId="5B047CAA" w14:textId="3459CF88" w:rsidR="004F1784" w:rsidRDefault="00D81CB3" w:rsidP="0044098A">
            <w:pPr>
              <w:jc w:val="center"/>
              <w:rPr>
                <w:lang w:val="en-US"/>
              </w:rPr>
            </w:pPr>
            <w:r>
              <w:rPr>
                <w:noProof/>
                <w:lang w:val="en-US"/>
              </w:rPr>
              <w:drawing>
                <wp:inline distT="0" distB="0" distL="0" distR="0" wp14:anchorId="5DCC6A23" wp14:editId="40380A25">
                  <wp:extent cx="1769110" cy="3776353"/>
                  <wp:effectExtent l="0" t="0" r="2540" b="0"/>
                  <wp:docPr id="10321583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93161" cy="3827693"/>
                          </a:xfrm>
                          <a:prstGeom prst="rect">
                            <a:avLst/>
                          </a:prstGeom>
                          <a:noFill/>
                        </pic:spPr>
                      </pic:pic>
                    </a:graphicData>
                  </a:graphic>
                </wp:inline>
              </w:drawing>
            </w:r>
          </w:p>
        </w:tc>
        <w:tc>
          <w:tcPr>
            <w:tcW w:w="3969" w:type="dxa"/>
          </w:tcPr>
          <w:p w14:paraId="562F6B6F" w14:textId="5F307377" w:rsidR="004F1784" w:rsidRDefault="009D12B2" w:rsidP="0044098A">
            <w:pPr>
              <w:jc w:val="center"/>
              <w:rPr>
                <w:lang w:val="en-US"/>
              </w:rPr>
            </w:pPr>
            <w:r>
              <w:rPr>
                <w:noProof/>
                <w:lang w:val="en-US"/>
              </w:rPr>
              <w:drawing>
                <wp:inline distT="0" distB="0" distL="0" distR="0" wp14:anchorId="3436503C" wp14:editId="3E886D5F">
                  <wp:extent cx="1768928" cy="3788228"/>
                  <wp:effectExtent l="0" t="0" r="3175" b="3175"/>
                  <wp:docPr id="16087821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84703" cy="3822011"/>
                          </a:xfrm>
                          <a:prstGeom prst="rect">
                            <a:avLst/>
                          </a:prstGeom>
                          <a:noFill/>
                        </pic:spPr>
                      </pic:pic>
                    </a:graphicData>
                  </a:graphic>
                </wp:inline>
              </w:drawing>
            </w:r>
          </w:p>
        </w:tc>
        <w:tc>
          <w:tcPr>
            <w:tcW w:w="4091" w:type="dxa"/>
          </w:tcPr>
          <w:p w14:paraId="74396DD1" w14:textId="6161229C" w:rsidR="004F1784" w:rsidRDefault="001C48D4" w:rsidP="0044098A">
            <w:pPr>
              <w:jc w:val="center"/>
              <w:rPr>
                <w:lang w:val="en-US"/>
              </w:rPr>
            </w:pPr>
            <w:r>
              <w:rPr>
                <w:noProof/>
                <w:lang w:val="en-US"/>
              </w:rPr>
              <w:drawing>
                <wp:inline distT="0" distB="0" distL="0" distR="0" wp14:anchorId="148A2D63" wp14:editId="125B1049">
                  <wp:extent cx="1757045" cy="3787775"/>
                  <wp:effectExtent l="0" t="0" r="0" b="3175"/>
                  <wp:docPr id="5043500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86927" cy="3852194"/>
                          </a:xfrm>
                          <a:prstGeom prst="rect">
                            <a:avLst/>
                          </a:prstGeom>
                          <a:noFill/>
                        </pic:spPr>
                      </pic:pic>
                    </a:graphicData>
                  </a:graphic>
                </wp:inline>
              </w:drawing>
            </w:r>
          </w:p>
        </w:tc>
      </w:tr>
      <w:tr w:rsidR="00E63889" w14:paraId="24B796CC" w14:textId="77777777" w:rsidTr="001E05E3">
        <w:trPr>
          <w:jc w:val="center"/>
        </w:trPr>
        <w:tc>
          <w:tcPr>
            <w:tcW w:w="11754" w:type="dxa"/>
            <w:gridSpan w:val="4"/>
          </w:tcPr>
          <w:p w14:paraId="61CD86C1" w14:textId="322C70A2" w:rsidR="004F1784" w:rsidRPr="001E05E3" w:rsidRDefault="00990244" w:rsidP="001E05E3">
            <w:pPr>
              <w:jc w:val="center"/>
              <w:rPr>
                <w:rFonts w:ascii="Times New Roman" w:hAnsi="Times New Roman" w:cs="Times New Roman"/>
                <w:lang w:val="en-US"/>
              </w:rPr>
            </w:pPr>
            <w:r w:rsidRPr="001E05E3">
              <w:rPr>
                <w:rFonts w:ascii="Times New Roman" w:hAnsi="Times New Roman" w:cs="Times New Roman"/>
                <w:lang w:val="en-US"/>
              </w:rPr>
              <w:t xml:space="preserve">Hình 3: </w:t>
            </w:r>
            <w:r w:rsidR="00CE02FF" w:rsidRPr="001E05E3">
              <w:rPr>
                <w:rFonts w:ascii="Times New Roman" w:hAnsi="Times New Roman" w:cs="Times New Roman"/>
                <w:lang w:val="en-US"/>
              </w:rPr>
              <w:t>demo đăng nhập</w:t>
            </w:r>
          </w:p>
        </w:tc>
      </w:tr>
    </w:tbl>
    <w:p w14:paraId="4FEFE5B5" w14:textId="77777777" w:rsidR="00FC317D" w:rsidRPr="00FC317D" w:rsidRDefault="00FC317D" w:rsidP="00FC317D">
      <w:pPr>
        <w:rPr>
          <w:rFonts w:ascii="Times New Roman" w:hAnsi="Times New Roman" w:cs="Times New Roman"/>
          <w:lang w:val="en-US"/>
        </w:rPr>
      </w:pPr>
    </w:p>
    <w:p w14:paraId="0AE1B00F" w14:textId="068FA66A" w:rsidR="002A1C4D" w:rsidRPr="00FC317D" w:rsidRDefault="00CA772C" w:rsidP="00CA772C">
      <w:pPr>
        <w:pStyle w:val="ListParagraph"/>
        <w:numPr>
          <w:ilvl w:val="0"/>
          <w:numId w:val="10"/>
        </w:numPr>
        <w:rPr>
          <w:rFonts w:ascii="Times New Roman" w:hAnsi="Times New Roman" w:cs="Times New Roman"/>
          <w:lang w:val="en-US"/>
        </w:rPr>
      </w:pPr>
      <w:r w:rsidRPr="00FC317D">
        <w:rPr>
          <w:rFonts w:ascii="Times New Roman" w:hAnsi="Times New Roman" w:cs="Times New Roman"/>
          <w:lang w:val="en-US"/>
        </w:rPr>
        <w:t xml:space="preserve">Hình 4 mô tả một quá trình đăng kí theo dịch vụ email/password, ta thấy nó tương đối giống với giao diện của phần đăng nhập </w:t>
      </w:r>
      <w:r w:rsidR="00B03430" w:rsidRPr="00FC317D">
        <w:rPr>
          <w:rFonts w:ascii="Times New Roman" w:hAnsi="Times New Roman" w:cs="Times New Roman"/>
          <w:lang w:val="en-US"/>
        </w:rPr>
        <w:t>nhưng hiển thị dịch vụ là đăng kí.</w:t>
      </w:r>
    </w:p>
    <w:p w14:paraId="2DD39EBD" w14:textId="254F3824" w:rsidR="00B03430" w:rsidRPr="00FC317D" w:rsidRDefault="00B03430" w:rsidP="00CA772C">
      <w:pPr>
        <w:pStyle w:val="ListParagraph"/>
        <w:numPr>
          <w:ilvl w:val="0"/>
          <w:numId w:val="10"/>
        </w:numPr>
        <w:rPr>
          <w:rFonts w:ascii="Times New Roman" w:hAnsi="Times New Roman" w:cs="Times New Roman"/>
          <w:lang w:val="en-US"/>
        </w:rPr>
      </w:pPr>
      <w:r w:rsidRPr="00FC317D">
        <w:rPr>
          <w:rFonts w:ascii="Times New Roman" w:hAnsi="Times New Roman" w:cs="Times New Roman"/>
          <w:lang w:val="en-US"/>
        </w:rPr>
        <w:t>Khi bạn nhập xong email và mật khẩu, Firebase với cơ chế bảo mật xác thực mail sẽ gửi một email về email bạn đã đăng kí. Bạn phải xác thực trước email đó mới có thể đăng kí thành công.</w:t>
      </w:r>
    </w:p>
    <w:p w14:paraId="2FF80773" w14:textId="5BE4C8F0" w:rsidR="00B03430" w:rsidRPr="00FC317D" w:rsidRDefault="007B7478" w:rsidP="00CA772C">
      <w:pPr>
        <w:pStyle w:val="ListParagraph"/>
        <w:numPr>
          <w:ilvl w:val="0"/>
          <w:numId w:val="10"/>
        </w:numPr>
        <w:rPr>
          <w:rFonts w:ascii="Times New Roman" w:hAnsi="Times New Roman" w:cs="Times New Roman"/>
          <w:lang w:val="en-US"/>
        </w:rPr>
      </w:pPr>
      <w:r w:rsidRPr="00FC317D">
        <w:rPr>
          <w:rFonts w:ascii="Times New Roman" w:hAnsi="Times New Roman" w:cs="Times New Roman"/>
          <w:lang w:val="en-US"/>
        </w:rPr>
        <w:t>Khi đăng kí thành công, trên mục người dùng của Firebase sẽ xuất hiện lên người dùng đã đươc đăng kí</w:t>
      </w:r>
      <w:r w:rsidR="00FC317D" w:rsidRPr="00FC317D">
        <w:rPr>
          <w:rFonts w:ascii="Times New Roman" w:hAnsi="Times New Roman" w:cs="Times New Roman"/>
          <w:lang w:val="en-US"/>
        </w:rPr>
        <w:t xml:space="preserve">. Như trên hình là email </w:t>
      </w:r>
      <w:hyperlink r:id="rId25" w:history="1">
        <w:r w:rsidR="00FC317D" w:rsidRPr="00FC317D">
          <w:rPr>
            <w:rStyle w:val="Hyperlink"/>
            <w:rFonts w:ascii="Times New Roman" w:hAnsi="Times New Roman" w:cs="Times New Roman"/>
            <w:lang w:val="en-US"/>
          </w:rPr>
          <w:t>thang@gmail.com</w:t>
        </w:r>
      </w:hyperlink>
      <w:r w:rsidR="00FC317D" w:rsidRPr="00FC317D">
        <w:rPr>
          <w:rFonts w:ascii="Times New Roman" w:hAnsi="Times New Roman" w:cs="Times New Roman"/>
          <w:lang w:val="en-US"/>
        </w:rPr>
        <w:t xml:space="preserve"> khi đăng kí.</w:t>
      </w:r>
    </w:p>
    <w:tbl>
      <w:tblPr>
        <w:tblStyle w:val="TableGrid"/>
        <w:tblW w:w="11624" w:type="dxa"/>
        <w:tblInd w:w="-1139" w:type="dxa"/>
        <w:tblLook w:val="04A0" w:firstRow="1" w:lastRow="0" w:firstColumn="1" w:lastColumn="0" w:noHBand="0" w:noVBand="1"/>
      </w:tblPr>
      <w:tblGrid>
        <w:gridCol w:w="3133"/>
        <w:gridCol w:w="8491"/>
      </w:tblGrid>
      <w:tr w:rsidR="00705E9F" w14:paraId="63F31F5B" w14:textId="77777777" w:rsidTr="00FC317D">
        <w:tc>
          <w:tcPr>
            <w:tcW w:w="3133" w:type="dxa"/>
          </w:tcPr>
          <w:p w14:paraId="7B96C614" w14:textId="4D6ACDC3" w:rsidR="00705E9F" w:rsidRDefault="00705E9F" w:rsidP="00A65B58">
            <w:pPr>
              <w:rPr>
                <w:lang w:val="en-US"/>
              </w:rPr>
            </w:pPr>
            <w:r>
              <w:rPr>
                <w:noProof/>
                <w:lang w:val="en-US"/>
              </w:rPr>
              <w:lastRenderedPageBreak/>
              <w:drawing>
                <wp:inline distT="0" distB="0" distL="0" distR="0" wp14:anchorId="15649C64" wp14:editId="6C5F57C4">
                  <wp:extent cx="1852295" cy="3643952"/>
                  <wp:effectExtent l="0" t="0" r="0" b="0"/>
                  <wp:docPr id="1355354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67771" cy="3674398"/>
                          </a:xfrm>
                          <a:prstGeom prst="rect">
                            <a:avLst/>
                          </a:prstGeom>
                          <a:noFill/>
                        </pic:spPr>
                      </pic:pic>
                    </a:graphicData>
                  </a:graphic>
                </wp:inline>
              </w:drawing>
            </w:r>
          </w:p>
        </w:tc>
        <w:tc>
          <w:tcPr>
            <w:tcW w:w="8491" w:type="dxa"/>
          </w:tcPr>
          <w:p w14:paraId="6239F183" w14:textId="5B0924D0" w:rsidR="00705E9F" w:rsidRDefault="00705E9F" w:rsidP="00705E9F">
            <w:pPr>
              <w:jc w:val="center"/>
              <w:rPr>
                <w:lang w:val="en-US"/>
              </w:rPr>
            </w:pPr>
            <w:r>
              <w:rPr>
                <w:noProof/>
                <w:lang w:val="en-US"/>
              </w:rPr>
              <w:drawing>
                <wp:inline distT="0" distB="0" distL="0" distR="0" wp14:anchorId="08D6235F" wp14:editId="1A17A4E4">
                  <wp:extent cx="4983468" cy="2247900"/>
                  <wp:effectExtent l="0" t="0" r="8255" b="0"/>
                  <wp:docPr id="12476043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87863" cy="2249882"/>
                          </a:xfrm>
                          <a:prstGeom prst="rect">
                            <a:avLst/>
                          </a:prstGeom>
                          <a:noFill/>
                        </pic:spPr>
                      </pic:pic>
                    </a:graphicData>
                  </a:graphic>
                </wp:inline>
              </w:drawing>
            </w:r>
          </w:p>
        </w:tc>
      </w:tr>
      <w:tr w:rsidR="00705E9F" w14:paraId="346433CC" w14:textId="77777777" w:rsidTr="00FC317D">
        <w:tc>
          <w:tcPr>
            <w:tcW w:w="11624" w:type="dxa"/>
            <w:gridSpan w:val="2"/>
          </w:tcPr>
          <w:p w14:paraId="7D1BF3C8" w14:textId="7615E886" w:rsidR="00705E9F" w:rsidRPr="00CA772C" w:rsidRDefault="00705E9F" w:rsidP="00CA772C">
            <w:pPr>
              <w:jc w:val="center"/>
              <w:rPr>
                <w:rFonts w:ascii="Times New Roman" w:hAnsi="Times New Roman" w:cs="Times New Roman"/>
                <w:lang w:val="en-US"/>
              </w:rPr>
            </w:pPr>
            <w:r w:rsidRPr="00CA772C">
              <w:rPr>
                <w:rFonts w:ascii="Times New Roman" w:hAnsi="Times New Roman" w:cs="Times New Roman"/>
                <w:lang w:val="en-US"/>
              </w:rPr>
              <w:t>Hình 4: demo đăng ký</w:t>
            </w:r>
          </w:p>
        </w:tc>
      </w:tr>
    </w:tbl>
    <w:p w14:paraId="65655212" w14:textId="77777777" w:rsidR="00E84C1E" w:rsidRDefault="00E84C1E" w:rsidP="00A65B58">
      <w:pPr>
        <w:rPr>
          <w:lang w:val="en-US"/>
        </w:rPr>
      </w:pPr>
    </w:p>
    <w:p w14:paraId="2A3DEFDE" w14:textId="219AA895" w:rsidR="005B5B6B" w:rsidRDefault="005B5B6B" w:rsidP="00964882">
      <w:pPr>
        <w:pStyle w:val="ListParagraph"/>
        <w:numPr>
          <w:ilvl w:val="0"/>
          <w:numId w:val="1"/>
        </w:numPr>
        <w:outlineLvl w:val="0"/>
        <w:rPr>
          <w:rFonts w:ascii="Times New Roman" w:hAnsi="Times New Roman" w:cs="Times New Roman"/>
          <w:b/>
          <w:bCs/>
          <w:lang w:val="en-US"/>
        </w:rPr>
      </w:pPr>
      <w:bookmarkStart w:id="9" w:name="_Toc213922293"/>
      <w:r w:rsidRPr="00964882">
        <w:rPr>
          <w:rFonts w:ascii="Times New Roman" w:hAnsi="Times New Roman" w:cs="Times New Roman"/>
          <w:b/>
          <w:bCs/>
          <w:lang w:val="en-US"/>
        </w:rPr>
        <w:t>Đăng nhập bằng tài khoản mạng xã hội:</w:t>
      </w:r>
      <w:bookmarkEnd w:id="9"/>
    </w:p>
    <w:p w14:paraId="7CABBDE5" w14:textId="7CC3645D" w:rsidR="00117D12" w:rsidRPr="00117D12" w:rsidRDefault="00117D12" w:rsidP="00117D12">
      <w:pPr>
        <w:pStyle w:val="ListParagraph"/>
        <w:numPr>
          <w:ilvl w:val="0"/>
          <w:numId w:val="24"/>
        </w:numPr>
        <w:outlineLvl w:val="0"/>
        <w:rPr>
          <w:rFonts w:ascii="Times New Roman" w:hAnsi="Times New Roman" w:cs="Times New Roman"/>
          <w:b/>
          <w:bCs/>
          <w:lang w:val="en-US"/>
        </w:rPr>
      </w:pPr>
      <w:bookmarkStart w:id="10" w:name="_Toc213922294"/>
      <w:r>
        <w:rPr>
          <w:rFonts w:ascii="Times New Roman" w:hAnsi="Times New Roman" w:cs="Times New Roman"/>
          <w:b/>
          <w:bCs/>
          <w:lang w:val="en-US"/>
        </w:rPr>
        <w:t>Cài đặt kết nối với dịch vụ Google với Firebase.</w:t>
      </w:r>
      <w:bookmarkEnd w:id="10"/>
    </w:p>
    <w:p w14:paraId="0084D86F" w14:textId="1228D731" w:rsidR="001532BE" w:rsidRPr="00FC317D" w:rsidRDefault="001532BE" w:rsidP="001532BE">
      <w:pPr>
        <w:pStyle w:val="ListParagraph"/>
        <w:numPr>
          <w:ilvl w:val="0"/>
          <w:numId w:val="10"/>
        </w:numPr>
        <w:rPr>
          <w:rFonts w:ascii="Times New Roman" w:hAnsi="Times New Roman" w:cs="Times New Roman"/>
          <w:lang w:val="en-US"/>
        </w:rPr>
      </w:pPr>
      <w:r w:rsidRPr="00FC317D">
        <w:rPr>
          <w:rFonts w:ascii="Times New Roman" w:hAnsi="Times New Roman" w:cs="Times New Roman"/>
          <w:lang w:val="en-US"/>
        </w:rPr>
        <w:t>Để có thể kết nối với phương thức này ta cần 2 mã SHA1 và SHA256 của máy đang chạy ứng dụng.</w:t>
      </w:r>
    </w:p>
    <w:p w14:paraId="18580007" w14:textId="1C2473F7" w:rsidR="002622AA" w:rsidRPr="00FC317D" w:rsidRDefault="001532BE" w:rsidP="002622AA">
      <w:pPr>
        <w:pStyle w:val="ListParagraph"/>
        <w:numPr>
          <w:ilvl w:val="0"/>
          <w:numId w:val="10"/>
        </w:numPr>
        <w:rPr>
          <w:rFonts w:ascii="Times New Roman" w:hAnsi="Times New Roman" w:cs="Times New Roman"/>
          <w:lang w:val="en-US"/>
        </w:rPr>
      </w:pPr>
      <w:r w:rsidRPr="00FC317D">
        <w:rPr>
          <w:rFonts w:ascii="Times New Roman" w:hAnsi="Times New Roman" w:cs="Times New Roman"/>
          <w:lang w:val="en-US"/>
        </w:rPr>
        <w:t xml:space="preserve"> Sử dụng các câu lệnh như </w:t>
      </w:r>
      <w:r w:rsidR="00FC317D">
        <w:rPr>
          <w:rFonts w:ascii="Times New Roman" w:hAnsi="Times New Roman" w:cs="Times New Roman"/>
          <w:lang w:val="en-US"/>
        </w:rPr>
        <w:t>sau với hệ điều hành Unix hoặc là Linux.</w:t>
      </w:r>
    </w:p>
    <w:p w14:paraId="0AD773D5" w14:textId="77777777" w:rsidR="00FC317D" w:rsidRPr="00FC317D" w:rsidRDefault="00FC317D" w:rsidP="00FC317D">
      <w:pPr>
        <w:rPr>
          <w:lang w:val="en-US"/>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F730C2" w14:paraId="6DE203E8" w14:textId="77777777" w:rsidTr="00F730C2">
        <w:tc>
          <w:tcPr>
            <w:tcW w:w="9360" w:type="dxa"/>
          </w:tcPr>
          <w:p w14:paraId="0FD8091B" w14:textId="1F384F2E" w:rsidR="00F730C2" w:rsidRDefault="00F730C2" w:rsidP="00F730C2">
            <w:pPr>
              <w:jc w:val="center"/>
              <w:rPr>
                <w:lang w:val="en-US"/>
              </w:rPr>
            </w:pPr>
            <w:r w:rsidRPr="00F730C2">
              <w:rPr>
                <w:noProof/>
                <w:lang w:val="en-US"/>
              </w:rPr>
              <w:drawing>
                <wp:inline distT="0" distB="0" distL="0" distR="0" wp14:anchorId="4E42541A" wp14:editId="61A152B8">
                  <wp:extent cx="5943600" cy="410210"/>
                  <wp:effectExtent l="0" t="0" r="0" b="8890"/>
                  <wp:docPr id="25934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43287" name=""/>
                          <pic:cNvPicPr/>
                        </pic:nvPicPr>
                        <pic:blipFill>
                          <a:blip r:embed="rId28"/>
                          <a:stretch>
                            <a:fillRect/>
                          </a:stretch>
                        </pic:blipFill>
                        <pic:spPr>
                          <a:xfrm>
                            <a:off x="0" y="0"/>
                            <a:ext cx="5943600" cy="410210"/>
                          </a:xfrm>
                          <a:prstGeom prst="rect">
                            <a:avLst/>
                          </a:prstGeom>
                        </pic:spPr>
                      </pic:pic>
                    </a:graphicData>
                  </a:graphic>
                </wp:inline>
              </w:drawing>
            </w:r>
          </w:p>
        </w:tc>
      </w:tr>
    </w:tbl>
    <w:p w14:paraId="59E7F325" w14:textId="77777777" w:rsidR="00E84C1E" w:rsidRPr="009420CF" w:rsidRDefault="00E84C1E" w:rsidP="00A65B58">
      <w:pPr>
        <w:rPr>
          <w:rFonts w:ascii="Times New Roman" w:hAnsi="Times New Roman" w:cs="Times New Roman"/>
          <w:lang w:val="en-US"/>
        </w:rPr>
      </w:pPr>
    </w:p>
    <w:p w14:paraId="2B88CC4A" w14:textId="224E06F5" w:rsidR="00FC317D" w:rsidRPr="009420CF" w:rsidRDefault="00FC317D" w:rsidP="002622AA">
      <w:pPr>
        <w:pStyle w:val="ListParagraph"/>
        <w:numPr>
          <w:ilvl w:val="0"/>
          <w:numId w:val="10"/>
        </w:numPr>
        <w:rPr>
          <w:rFonts w:ascii="Times New Roman" w:hAnsi="Times New Roman" w:cs="Times New Roman"/>
          <w:lang w:val="en-US"/>
        </w:rPr>
      </w:pPr>
      <w:r w:rsidRPr="009420CF">
        <w:rPr>
          <w:rFonts w:ascii="Times New Roman" w:hAnsi="Times New Roman" w:cs="Times New Roman"/>
          <w:lang w:val="en-US"/>
        </w:rPr>
        <w:t>Với hệ điều hành như windown chúng ta cần xem các bước hướng dẫn trên mạng để có thể lấy được 2 mã trên.</w:t>
      </w:r>
    </w:p>
    <w:p w14:paraId="24A3311F" w14:textId="3D817C42" w:rsidR="002622AA" w:rsidRPr="009420CF" w:rsidRDefault="00C61498" w:rsidP="002622AA">
      <w:pPr>
        <w:pStyle w:val="ListParagraph"/>
        <w:numPr>
          <w:ilvl w:val="0"/>
          <w:numId w:val="10"/>
        </w:numPr>
        <w:rPr>
          <w:rFonts w:ascii="Times New Roman" w:hAnsi="Times New Roman" w:cs="Times New Roman"/>
          <w:lang w:val="en-US"/>
        </w:rPr>
      </w:pPr>
      <w:r w:rsidRPr="009420CF">
        <w:rPr>
          <w:rFonts w:ascii="Times New Roman" w:hAnsi="Times New Roman" w:cs="Times New Roman"/>
          <w:lang w:val="en-US"/>
        </w:rPr>
        <w:t>Thêm vào mục setting của dự án Firebase:</w:t>
      </w:r>
    </w:p>
    <w:p w14:paraId="484BB407" w14:textId="77777777" w:rsidR="009420CF" w:rsidRPr="009420CF" w:rsidRDefault="009420CF" w:rsidP="009420CF">
      <w:pPr>
        <w:rPr>
          <w:lang w:val="en-US"/>
        </w:rPr>
      </w:pPr>
    </w:p>
    <w:tbl>
      <w:tblPr>
        <w:tblStyle w:val="TableGrid"/>
        <w:tblW w:w="11624" w:type="dxa"/>
        <w:jc w:val="center"/>
        <w:tblLook w:val="04A0" w:firstRow="1" w:lastRow="0" w:firstColumn="1" w:lastColumn="0" w:noHBand="0" w:noVBand="1"/>
      </w:tblPr>
      <w:tblGrid>
        <w:gridCol w:w="11624"/>
      </w:tblGrid>
      <w:tr w:rsidR="00C61498" w14:paraId="19F2F1E9" w14:textId="77777777" w:rsidTr="009420CF">
        <w:trPr>
          <w:jc w:val="center"/>
        </w:trPr>
        <w:tc>
          <w:tcPr>
            <w:tcW w:w="11624" w:type="dxa"/>
          </w:tcPr>
          <w:p w14:paraId="403059D4" w14:textId="146140FE" w:rsidR="00C61498" w:rsidRDefault="00292A51" w:rsidP="009420CF">
            <w:pPr>
              <w:jc w:val="center"/>
              <w:rPr>
                <w:lang w:val="en-US"/>
              </w:rPr>
            </w:pPr>
            <w:r>
              <w:rPr>
                <w:noProof/>
                <w:lang w:val="en-US"/>
              </w:rPr>
              <w:drawing>
                <wp:inline distT="0" distB="0" distL="0" distR="0" wp14:anchorId="5FAD0847" wp14:editId="2BABBBF5">
                  <wp:extent cx="6183172" cy="1731154"/>
                  <wp:effectExtent l="0" t="0" r="8255" b="2540"/>
                  <wp:docPr id="3072062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274336" cy="1756678"/>
                          </a:xfrm>
                          <a:prstGeom prst="rect">
                            <a:avLst/>
                          </a:prstGeom>
                          <a:noFill/>
                        </pic:spPr>
                      </pic:pic>
                    </a:graphicData>
                  </a:graphic>
                </wp:inline>
              </w:drawing>
            </w:r>
          </w:p>
        </w:tc>
      </w:tr>
      <w:tr w:rsidR="00C61498" w14:paraId="17DCF1AB" w14:textId="77777777" w:rsidTr="009420CF">
        <w:trPr>
          <w:jc w:val="center"/>
        </w:trPr>
        <w:tc>
          <w:tcPr>
            <w:tcW w:w="11624" w:type="dxa"/>
          </w:tcPr>
          <w:p w14:paraId="18372D98" w14:textId="74E56026" w:rsidR="00C61498" w:rsidRPr="009420CF" w:rsidRDefault="00292A51" w:rsidP="009420CF">
            <w:pPr>
              <w:jc w:val="center"/>
              <w:rPr>
                <w:rFonts w:ascii="Times New Roman" w:hAnsi="Times New Roman" w:cs="Times New Roman"/>
                <w:lang w:val="en-US"/>
              </w:rPr>
            </w:pPr>
            <w:r w:rsidRPr="009420CF">
              <w:rPr>
                <w:rFonts w:ascii="Times New Roman" w:hAnsi="Times New Roman" w:cs="Times New Roman"/>
                <w:lang w:val="en-US"/>
              </w:rPr>
              <w:lastRenderedPageBreak/>
              <w:t>Hình 5:</w:t>
            </w:r>
            <w:r w:rsidR="009420CF" w:rsidRPr="009420CF">
              <w:rPr>
                <w:rFonts w:ascii="Times New Roman" w:hAnsi="Times New Roman" w:cs="Times New Roman"/>
                <w:lang w:val="en-US"/>
              </w:rPr>
              <w:t xml:space="preserve"> Thêm 2 </w:t>
            </w:r>
            <w:proofErr w:type="gramStart"/>
            <w:r w:rsidR="009420CF" w:rsidRPr="009420CF">
              <w:rPr>
                <w:rFonts w:ascii="Times New Roman" w:hAnsi="Times New Roman" w:cs="Times New Roman"/>
                <w:lang w:val="en-US"/>
              </w:rPr>
              <w:t>mã  SHA</w:t>
            </w:r>
            <w:proofErr w:type="gramEnd"/>
            <w:r w:rsidR="009420CF" w:rsidRPr="009420CF">
              <w:rPr>
                <w:rFonts w:ascii="Times New Roman" w:hAnsi="Times New Roman" w:cs="Times New Roman"/>
                <w:lang w:val="en-US"/>
              </w:rPr>
              <w:t>1 và SHA256 vào mục cài đặt dự án</w:t>
            </w:r>
          </w:p>
        </w:tc>
      </w:tr>
    </w:tbl>
    <w:p w14:paraId="45733819" w14:textId="77777777" w:rsidR="00E84C1E" w:rsidRPr="009420CF" w:rsidRDefault="00E84C1E" w:rsidP="00A65B58">
      <w:pPr>
        <w:rPr>
          <w:rFonts w:ascii="Times New Roman" w:hAnsi="Times New Roman" w:cs="Times New Roman"/>
          <w:lang w:val="en-US"/>
        </w:rPr>
      </w:pPr>
    </w:p>
    <w:p w14:paraId="2BE900D3" w14:textId="5E31CADB" w:rsidR="00E84C1E" w:rsidRPr="00117D12" w:rsidRDefault="002622AA" w:rsidP="00117D12">
      <w:pPr>
        <w:pStyle w:val="ListParagraph"/>
        <w:numPr>
          <w:ilvl w:val="0"/>
          <w:numId w:val="24"/>
        </w:numPr>
        <w:outlineLvl w:val="1"/>
        <w:rPr>
          <w:rFonts w:ascii="Times New Roman" w:hAnsi="Times New Roman" w:cs="Times New Roman"/>
          <w:b/>
          <w:bCs/>
          <w:lang w:val="en-US"/>
        </w:rPr>
      </w:pPr>
      <w:bookmarkStart w:id="11" w:name="_Toc213922295"/>
      <w:r w:rsidRPr="00117D12">
        <w:rPr>
          <w:rFonts w:ascii="Times New Roman" w:hAnsi="Times New Roman" w:cs="Times New Roman"/>
          <w:b/>
          <w:bCs/>
          <w:lang w:val="en-US"/>
        </w:rPr>
        <w:t>Đăng nhập vào Google:</w:t>
      </w:r>
      <w:bookmarkEnd w:id="11"/>
    </w:p>
    <w:p w14:paraId="15ED057B" w14:textId="1A47DAC6" w:rsidR="00E84C1E" w:rsidRDefault="009420CF" w:rsidP="009420CF">
      <w:pPr>
        <w:pStyle w:val="ListParagraph"/>
        <w:numPr>
          <w:ilvl w:val="0"/>
          <w:numId w:val="10"/>
        </w:numPr>
        <w:rPr>
          <w:rFonts w:ascii="Times New Roman" w:hAnsi="Times New Roman" w:cs="Times New Roman"/>
          <w:lang w:val="en-US"/>
        </w:rPr>
      </w:pPr>
      <w:r>
        <w:rPr>
          <w:rFonts w:ascii="Times New Roman" w:hAnsi="Times New Roman" w:cs="Times New Roman"/>
          <w:lang w:val="en-US"/>
        </w:rPr>
        <w:t>Đoạn mã b</w:t>
      </w:r>
      <w:r w:rsidRPr="009420CF">
        <w:rPr>
          <w:rFonts w:ascii="Times New Roman" w:hAnsi="Times New Roman" w:cs="Times New Roman"/>
          <w:lang w:val="en-US"/>
        </w:rPr>
        <w:t>ên dưới diễn đạt một hàm đăng nhập vào Firebase bằng google, chỉ thể hiện quá trình đăng nhập chính, các quá trình xử lí của các widget dành cho phần hiển thị được lược bỏ để tránh sự nhầm lẫn và phức tạp.</w:t>
      </w:r>
    </w:p>
    <w:p w14:paraId="1930665C" w14:textId="77777777" w:rsidR="009420CF" w:rsidRPr="009420CF" w:rsidRDefault="009420CF" w:rsidP="009420CF">
      <w:pPr>
        <w:rPr>
          <w:rFonts w:ascii="Times New Roman" w:hAnsi="Times New Roman" w:cs="Times New Roman"/>
          <w:lang w:val="en-US"/>
        </w:rPr>
      </w:pPr>
    </w:p>
    <w:tbl>
      <w:tblPr>
        <w:tblStyle w:val="TableGrid"/>
        <w:tblW w:w="0" w:type="auto"/>
        <w:tblLook w:val="04A0" w:firstRow="1" w:lastRow="0" w:firstColumn="1" w:lastColumn="0" w:noHBand="0" w:noVBand="1"/>
      </w:tblPr>
      <w:tblGrid>
        <w:gridCol w:w="9360"/>
      </w:tblGrid>
      <w:tr w:rsidR="00F25BAF" w14:paraId="41513051" w14:textId="77777777" w:rsidTr="008164B9">
        <w:tc>
          <w:tcPr>
            <w:tcW w:w="9360" w:type="dxa"/>
          </w:tcPr>
          <w:p w14:paraId="54830484" w14:textId="28FF1CF6" w:rsidR="00F25BAF" w:rsidRDefault="00F25BAF" w:rsidP="009420CF">
            <w:pPr>
              <w:jc w:val="center"/>
              <w:rPr>
                <w:lang w:val="en-US"/>
              </w:rPr>
            </w:pPr>
            <w:r w:rsidRPr="00F25BAF">
              <w:rPr>
                <w:noProof/>
                <w:lang w:val="en-US"/>
              </w:rPr>
              <w:drawing>
                <wp:inline distT="0" distB="0" distL="0" distR="0" wp14:anchorId="5E06DFAF" wp14:editId="57C76AA6">
                  <wp:extent cx="4669155" cy="2652838"/>
                  <wp:effectExtent l="0" t="0" r="0" b="0"/>
                  <wp:docPr id="1645059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59548" name=""/>
                          <pic:cNvPicPr/>
                        </pic:nvPicPr>
                        <pic:blipFill>
                          <a:blip r:embed="rId30"/>
                          <a:stretch>
                            <a:fillRect/>
                          </a:stretch>
                        </pic:blipFill>
                        <pic:spPr>
                          <a:xfrm>
                            <a:off x="0" y="0"/>
                            <a:ext cx="4677300" cy="2657466"/>
                          </a:xfrm>
                          <a:prstGeom prst="rect">
                            <a:avLst/>
                          </a:prstGeom>
                        </pic:spPr>
                      </pic:pic>
                    </a:graphicData>
                  </a:graphic>
                </wp:inline>
              </w:drawing>
            </w:r>
          </w:p>
        </w:tc>
      </w:tr>
    </w:tbl>
    <w:p w14:paraId="65C09F11" w14:textId="753E5375" w:rsidR="00E84C1E" w:rsidRPr="008164B9" w:rsidRDefault="00E84C1E" w:rsidP="008164B9">
      <w:pPr>
        <w:rPr>
          <w:rFonts w:ascii="Times New Roman" w:hAnsi="Times New Roman" w:cs="Times New Roman"/>
          <w:lang w:val="en-US"/>
        </w:rPr>
      </w:pPr>
    </w:p>
    <w:p w14:paraId="38AB789C" w14:textId="391799B3" w:rsidR="008164B9" w:rsidRPr="008164B9" w:rsidRDefault="008164B9" w:rsidP="008164B9">
      <w:pPr>
        <w:pStyle w:val="ListParagraph"/>
        <w:numPr>
          <w:ilvl w:val="0"/>
          <w:numId w:val="10"/>
        </w:numPr>
        <w:rPr>
          <w:rFonts w:ascii="Times New Roman" w:hAnsi="Times New Roman" w:cs="Times New Roman"/>
          <w:lang w:val="en-US"/>
        </w:rPr>
      </w:pPr>
      <w:r w:rsidRPr="008164B9">
        <w:rPr>
          <w:rFonts w:ascii="Times New Roman" w:hAnsi="Times New Roman" w:cs="Times New Roman"/>
          <w:lang w:val="en-US"/>
        </w:rPr>
        <w:t xml:space="preserve">Hai hàm chính để xử lí đăng nhập bằng google được diễn tả bên </w:t>
      </w:r>
      <w:proofErr w:type="gramStart"/>
      <w:r w:rsidRPr="008164B9">
        <w:rPr>
          <w:rFonts w:ascii="Times New Roman" w:hAnsi="Times New Roman" w:cs="Times New Roman"/>
          <w:lang w:val="en-US"/>
        </w:rPr>
        <w:t>dưới :</w:t>
      </w:r>
      <w:proofErr w:type="gramEnd"/>
    </w:p>
    <w:p w14:paraId="52F3DB06" w14:textId="2757CB17" w:rsidR="00E84C1E" w:rsidRPr="002622AA" w:rsidRDefault="00E84C1E" w:rsidP="002622AA">
      <w:pPr>
        <w:rPr>
          <w:lang w:val="en-US"/>
        </w:rPr>
      </w:pPr>
    </w:p>
    <w:tbl>
      <w:tblPr>
        <w:tblStyle w:val="TableGrid"/>
        <w:tblW w:w="0" w:type="auto"/>
        <w:tblLook w:val="04A0" w:firstRow="1" w:lastRow="0" w:firstColumn="1" w:lastColumn="0" w:noHBand="0" w:noVBand="1"/>
      </w:tblPr>
      <w:tblGrid>
        <w:gridCol w:w="9360"/>
      </w:tblGrid>
      <w:tr w:rsidR="000A54F1" w14:paraId="59A5E6EC" w14:textId="77777777" w:rsidTr="000A54F1">
        <w:tc>
          <w:tcPr>
            <w:tcW w:w="9360" w:type="dxa"/>
          </w:tcPr>
          <w:p w14:paraId="1795673A" w14:textId="474C2167" w:rsidR="000A54F1" w:rsidRDefault="000A54F1" w:rsidP="000A54F1">
            <w:pPr>
              <w:rPr>
                <w:lang w:val="en-US"/>
              </w:rPr>
            </w:pPr>
            <w:r w:rsidRPr="000A54F1">
              <w:rPr>
                <w:noProof/>
                <w:lang w:val="en-US"/>
              </w:rPr>
              <w:drawing>
                <wp:inline distT="0" distB="0" distL="0" distR="0" wp14:anchorId="4EAA5850" wp14:editId="780AE47A">
                  <wp:extent cx="5943600" cy="393065"/>
                  <wp:effectExtent l="0" t="0" r="0" b="6985"/>
                  <wp:docPr id="1680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2366" name=""/>
                          <pic:cNvPicPr/>
                        </pic:nvPicPr>
                        <pic:blipFill>
                          <a:blip r:embed="rId31"/>
                          <a:stretch>
                            <a:fillRect/>
                          </a:stretch>
                        </pic:blipFill>
                        <pic:spPr>
                          <a:xfrm>
                            <a:off x="0" y="0"/>
                            <a:ext cx="5943600" cy="393065"/>
                          </a:xfrm>
                          <a:prstGeom prst="rect">
                            <a:avLst/>
                          </a:prstGeom>
                        </pic:spPr>
                      </pic:pic>
                    </a:graphicData>
                  </a:graphic>
                </wp:inline>
              </w:drawing>
            </w:r>
          </w:p>
        </w:tc>
      </w:tr>
    </w:tbl>
    <w:p w14:paraId="7E11468E" w14:textId="77777777" w:rsidR="000A54F1" w:rsidRPr="000A54F1" w:rsidRDefault="000A54F1" w:rsidP="000A54F1">
      <w:pPr>
        <w:rPr>
          <w:lang w:val="en-US"/>
        </w:rPr>
      </w:pPr>
    </w:p>
    <w:p w14:paraId="32C63E99" w14:textId="711751A4" w:rsidR="00E84C1E" w:rsidRPr="00117D12" w:rsidRDefault="008164B9" w:rsidP="00AB1E58">
      <w:pPr>
        <w:pStyle w:val="ListParagraph"/>
        <w:numPr>
          <w:ilvl w:val="0"/>
          <w:numId w:val="10"/>
        </w:numPr>
        <w:jc w:val="both"/>
        <w:rPr>
          <w:rFonts w:ascii="Times New Roman" w:hAnsi="Times New Roman" w:cs="Times New Roman"/>
          <w:lang w:val="en-US"/>
        </w:rPr>
      </w:pPr>
      <w:r w:rsidRPr="00117D12">
        <w:rPr>
          <w:rFonts w:ascii="Times New Roman" w:hAnsi="Times New Roman" w:cs="Times New Roman"/>
          <w:lang w:val="en-US"/>
        </w:rPr>
        <w:t>Trong đó:</w:t>
      </w:r>
    </w:p>
    <w:p w14:paraId="0A4AF5C8" w14:textId="246581B2" w:rsidR="00EE6C30" w:rsidRPr="00117D12" w:rsidRDefault="00EE6C30" w:rsidP="00AB1E58">
      <w:pPr>
        <w:pStyle w:val="ListParagraph"/>
        <w:numPr>
          <w:ilvl w:val="1"/>
          <w:numId w:val="10"/>
        </w:numPr>
        <w:jc w:val="both"/>
        <w:rPr>
          <w:rFonts w:ascii="Times New Roman" w:hAnsi="Times New Roman" w:cs="Times New Roman"/>
          <w:lang w:val="en-US"/>
        </w:rPr>
      </w:pPr>
      <w:proofErr w:type="gramStart"/>
      <w:r w:rsidRPr="00117D12">
        <w:rPr>
          <w:rFonts w:ascii="Times New Roman" w:hAnsi="Times New Roman" w:cs="Times New Roman"/>
          <w:lang w:val="en-US"/>
        </w:rPr>
        <w:t>GoogleSignIn :</w:t>
      </w:r>
      <w:proofErr w:type="gramEnd"/>
      <w:r w:rsidRPr="00117D12">
        <w:rPr>
          <w:rFonts w:ascii="Times New Roman" w:hAnsi="Times New Roman" w:cs="Times New Roman"/>
          <w:lang w:val="en-US"/>
        </w:rPr>
        <w:t xml:space="preserve"> Tạo một instance của class GoogleSignIn từ package.</w:t>
      </w:r>
    </w:p>
    <w:p w14:paraId="4B38DA13" w14:textId="0E5DCA60" w:rsidR="00B857DF" w:rsidRPr="00117D12" w:rsidRDefault="00EE6C30" w:rsidP="00AB1E58">
      <w:pPr>
        <w:pStyle w:val="ListParagraph"/>
        <w:numPr>
          <w:ilvl w:val="1"/>
          <w:numId w:val="10"/>
        </w:numPr>
        <w:jc w:val="both"/>
        <w:rPr>
          <w:rFonts w:ascii="Times New Roman" w:hAnsi="Times New Roman" w:cs="Times New Roman"/>
          <w:lang w:val="en-US"/>
        </w:rPr>
      </w:pPr>
      <w:r w:rsidRPr="00117D12">
        <w:rPr>
          <w:rFonts w:ascii="Times New Roman" w:hAnsi="Times New Roman" w:cs="Times New Roman"/>
          <w:lang w:val="en-US"/>
        </w:rPr>
        <w:t>googleSignIn.signIn(): trả về một đối tượng của lớp</w:t>
      </w:r>
      <w:r w:rsidR="00B857DF" w:rsidRPr="00117D12">
        <w:rPr>
          <w:rFonts w:ascii="Times New Roman" w:hAnsi="Times New Roman" w:cs="Times New Roman"/>
          <w:lang w:val="en-US"/>
        </w:rPr>
        <w:t xml:space="preserve"> </w:t>
      </w:r>
      <w:r w:rsidRPr="00117D12">
        <w:rPr>
          <w:rFonts w:ascii="Times New Roman" w:hAnsi="Times New Roman" w:cs="Times New Roman"/>
          <w:lang w:val="en-US"/>
        </w:rPr>
        <w:t>GoogleSignInAccount. Nếu người dùng hủy đăng nhập thì trả</w:t>
      </w:r>
      <w:r w:rsidR="00B857DF" w:rsidRPr="00117D12">
        <w:rPr>
          <w:rFonts w:ascii="Times New Roman" w:hAnsi="Times New Roman" w:cs="Times New Roman"/>
          <w:lang w:val="en-US"/>
        </w:rPr>
        <w:t xml:space="preserve"> </w:t>
      </w:r>
      <w:r w:rsidRPr="00117D12">
        <w:rPr>
          <w:rFonts w:ascii="Times New Roman" w:hAnsi="Times New Roman" w:cs="Times New Roman"/>
          <w:lang w:val="en-US"/>
        </w:rPr>
        <w:t>về null.</w:t>
      </w:r>
    </w:p>
    <w:p w14:paraId="30F327ED" w14:textId="0BB01841" w:rsidR="00B857DF" w:rsidRPr="00117D12" w:rsidRDefault="00253422" w:rsidP="00AB1E58">
      <w:pPr>
        <w:pStyle w:val="ListParagraph"/>
        <w:numPr>
          <w:ilvl w:val="0"/>
          <w:numId w:val="10"/>
        </w:numPr>
        <w:jc w:val="both"/>
        <w:rPr>
          <w:rFonts w:ascii="Times New Roman" w:hAnsi="Times New Roman" w:cs="Times New Roman"/>
          <w:lang w:val="en-US"/>
        </w:rPr>
      </w:pPr>
      <w:r w:rsidRPr="00117D12">
        <w:rPr>
          <w:rFonts w:ascii="Times New Roman" w:hAnsi="Times New Roman" w:cs="Times New Roman"/>
          <w:lang w:val="en-US"/>
        </w:rPr>
        <w:t>Vì Firebase và Google là hai dịch vụ khác nhau do đó để có thể sử dụng xác thực Firebase thông qua Google, ta cần phải có Firebase credential của người dùng. Để tạo được credentia</w:t>
      </w:r>
      <w:r w:rsidR="00AB1E58" w:rsidRPr="00117D12">
        <w:rPr>
          <w:rFonts w:ascii="Times New Roman" w:hAnsi="Times New Roman" w:cs="Times New Roman"/>
          <w:lang w:val="en-US"/>
        </w:rPr>
        <w:t>l ta sử dụng 2 token được trả về khi xác thực với Google.</w:t>
      </w:r>
    </w:p>
    <w:p w14:paraId="6C7922FD" w14:textId="77777777" w:rsidR="00AB1E58" w:rsidRPr="00AB1E58" w:rsidRDefault="00AB1E58" w:rsidP="00AB1E58">
      <w:pPr>
        <w:rPr>
          <w:rFonts w:ascii="Times New Roman" w:hAnsi="Times New Roman" w:cs="Times New Roman"/>
          <w:lang w:val="en-US"/>
        </w:rPr>
      </w:pPr>
    </w:p>
    <w:tbl>
      <w:tblPr>
        <w:tblStyle w:val="TableGrid"/>
        <w:tblW w:w="0" w:type="auto"/>
        <w:tblLook w:val="04A0" w:firstRow="1" w:lastRow="0" w:firstColumn="1" w:lastColumn="0" w:noHBand="0" w:noVBand="1"/>
      </w:tblPr>
      <w:tblGrid>
        <w:gridCol w:w="9360"/>
      </w:tblGrid>
      <w:tr w:rsidR="00DE2DEA" w14:paraId="33AF9B4D" w14:textId="77777777" w:rsidTr="00DE2DEA">
        <w:tc>
          <w:tcPr>
            <w:tcW w:w="9360" w:type="dxa"/>
          </w:tcPr>
          <w:p w14:paraId="24463017" w14:textId="47BB08B5" w:rsidR="00DE2DEA" w:rsidRDefault="00DE2DEA" w:rsidP="00DE2DEA">
            <w:pPr>
              <w:rPr>
                <w:lang w:val="en-US"/>
              </w:rPr>
            </w:pPr>
            <w:r w:rsidRPr="00DE2DEA">
              <w:rPr>
                <w:noProof/>
                <w:lang w:val="en-US"/>
              </w:rPr>
              <w:drawing>
                <wp:inline distT="0" distB="0" distL="0" distR="0" wp14:anchorId="6D49D5E7" wp14:editId="449FEA11">
                  <wp:extent cx="5943600" cy="944245"/>
                  <wp:effectExtent l="0" t="0" r="0" b="8255"/>
                  <wp:docPr id="4626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8193" name=""/>
                          <pic:cNvPicPr/>
                        </pic:nvPicPr>
                        <pic:blipFill>
                          <a:blip r:embed="rId32"/>
                          <a:stretch>
                            <a:fillRect/>
                          </a:stretch>
                        </pic:blipFill>
                        <pic:spPr>
                          <a:xfrm>
                            <a:off x="0" y="0"/>
                            <a:ext cx="5943600" cy="944245"/>
                          </a:xfrm>
                          <a:prstGeom prst="rect">
                            <a:avLst/>
                          </a:prstGeom>
                        </pic:spPr>
                      </pic:pic>
                    </a:graphicData>
                  </a:graphic>
                </wp:inline>
              </w:drawing>
            </w:r>
          </w:p>
        </w:tc>
      </w:tr>
    </w:tbl>
    <w:p w14:paraId="1DD7C459" w14:textId="77777777" w:rsidR="00DE2DEA" w:rsidRPr="001B7D4F" w:rsidRDefault="00DE2DEA" w:rsidP="00DE2DEA">
      <w:pPr>
        <w:rPr>
          <w:rFonts w:ascii="Times New Roman" w:hAnsi="Times New Roman" w:cs="Times New Roman"/>
          <w:lang w:val="en-US"/>
        </w:rPr>
      </w:pPr>
    </w:p>
    <w:p w14:paraId="5296F43E" w14:textId="2E38D71D" w:rsidR="00E84C1E" w:rsidRPr="001B7D4F" w:rsidRDefault="00A37EFC" w:rsidP="001B7D4F">
      <w:pPr>
        <w:pStyle w:val="ListParagraph"/>
        <w:numPr>
          <w:ilvl w:val="0"/>
          <w:numId w:val="10"/>
        </w:numPr>
        <w:jc w:val="both"/>
        <w:rPr>
          <w:rFonts w:ascii="Times New Roman" w:hAnsi="Times New Roman" w:cs="Times New Roman"/>
          <w:lang w:val="en-US"/>
        </w:rPr>
      </w:pPr>
      <w:r w:rsidRPr="001B7D4F">
        <w:rPr>
          <w:rFonts w:ascii="Times New Roman" w:hAnsi="Times New Roman" w:cs="Times New Roman"/>
          <w:lang w:val="en-US"/>
        </w:rPr>
        <w:t>Đăng nhập thành công, Google sẽ cấp 2 loại token:</w:t>
      </w:r>
    </w:p>
    <w:p w14:paraId="28616AB4" w14:textId="00212D5B" w:rsidR="00A37EFC" w:rsidRPr="001B7D4F" w:rsidRDefault="00A37EFC" w:rsidP="001B7D4F">
      <w:pPr>
        <w:pStyle w:val="ListParagraph"/>
        <w:numPr>
          <w:ilvl w:val="1"/>
          <w:numId w:val="10"/>
        </w:numPr>
        <w:jc w:val="both"/>
        <w:rPr>
          <w:rFonts w:ascii="Times New Roman" w:hAnsi="Times New Roman" w:cs="Times New Roman"/>
          <w:lang w:val="en-US"/>
        </w:rPr>
      </w:pPr>
      <w:r w:rsidRPr="001B7D4F">
        <w:rPr>
          <w:rFonts w:ascii="Times New Roman" w:hAnsi="Times New Roman" w:cs="Times New Roman"/>
          <w:lang w:val="en-US"/>
        </w:rPr>
        <w:t xml:space="preserve">Access </w:t>
      </w:r>
      <w:proofErr w:type="gramStart"/>
      <w:r w:rsidRPr="001B7D4F">
        <w:rPr>
          <w:rFonts w:ascii="Times New Roman" w:hAnsi="Times New Roman" w:cs="Times New Roman"/>
          <w:lang w:val="en-US"/>
        </w:rPr>
        <w:t>Token :</w:t>
      </w:r>
      <w:proofErr w:type="gramEnd"/>
      <w:r w:rsidRPr="001B7D4F">
        <w:rPr>
          <w:rFonts w:ascii="Times New Roman" w:hAnsi="Times New Roman" w:cs="Times New Roman"/>
          <w:lang w:val="en-US"/>
        </w:rPr>
        <w:t xml:space="preserve"> truy cập vào Google API.</w:t>
      </w:r>
    </w:p>
    <w:p w14:paraId="07A7CD5A" w14:textId="19139C76" w:rsidR="00A37EFC" w:rsidRPr="001B7D4F" w:rsidRDefault="00A37EFC" w:rsidP="001B7D4F">
      <w:pPr>
        <w:pStyle w:val="ListParagraph"/>
        <w:numPr>
          <w:ilvl w:val="1"/>
          <w:numId w:val="10"/>
        </w:numPr>
        <w:jc w:val="both"/>
        <w:rPr>
          <w:rFonts w:ascii="Times New Roman" w:hAnsi="Times New Roman" w:cs="Times New Roman"/>
          <w:lang w:val="en-US"/>
        </w:rPr>
      </w:pPr>
      <w:r w:rsidRPr="001B7D4F">
        <w:rPr>
          <w:rFonts w:ascii="Times New Roman" w:hAnsi="Times New Roman" w:cs="Times New Roman"/>
          <w:lang w:val="en-US"/>
        </w:rPr>
        <w:t xml:space="preserve">Id </w:t>
      </w:r>
      <w:proofErr w:type="gramStart"/>
      <w:r w:rsidRPr="001B7D4F">
        <w:rPr>
          <w:rFonts w:ascii="Times New Roman" w:hAnsi="Times New Roman" w:cs="Times New Roman"/>
          <w:lang w:val="en-US"/>
        </w:rPr>
        <w:t>Token :</w:t>
      </w:r>
      <w:proofErr w:type="gramEnd"/>
      <w:r w:rsidRPr="001B7D4F">
        <w:rPr>
          <w:rFonts w:ascii="Times New Roman" w:hAnsi="Times New Roman" w:cs="Times New Roman"/>
          <w:lang w:val="en-US"/>
        </w:rPr>
        <w:t xml:space="preserve"> Xác thực nguời dùng.</w:t>
      </w:r>
    </w:p>
    <w:p w14:paraId="093235C3" w14:textId="258B4B22" w:rsidR="00A37EFC" w:rsidRPr="001B7D4F" w:rsidRDefault="000E5B67" w:rsidP="001B7D4F">
      <w:pPr>
        <w:pStyle w:val="ListParagraph"/>
        <w:numPr>
          <w:ilvl w:val="0"/>
          <w:numId w:val="10"/>
        </w:numPr>
        <w:jc w:val="both"/>
        <w:rPr>
          <w:rFonts w:ascii="Times New Roman" w:hAnsi="Times New Roman" w:cs="Times New Roman"/>
          <w:lang w:val="en-US"/>
        </w:rPr>
      </w:pPr>
      <w:r w:rsidRPr="001B7D4F">
        <w:rPr>
          <w:rFonts w:ascii="Times New Roman" w:hAnsi="Times New Roman" w:cs="Times New Roman"/>
          <w:lang w:val="en-US"/>
        </w:rPr>
        <w:lastRenderedPageBreak/>
        <w:t xml:space="preserve">Phương </w:t>
      </w:r>
      <w:proofErr w:type="gramStart"/>
      <w:r w:rsidRPr="001B7D4F">
        <w:rPr>
          <w:rFonts w:ascii="Times New Roman" w:hAnsi="Times New Roman" w:cs="Times New Roman"/>
          <w:lang w:val="en-US"/>
        </w:rPr>
        <w:t>thức .credential</w:t>
      </w:r>
      <w:proofErr w:type="gramEnd"/>
      <w:r w:rsidRPr="001B7D4F">
        <w:rPr>
          <w:rFonts w:ascii="Times New Roman" w:hAnsi="Times New Roman" w:cs="Times New Roman"/>
          <w:lang w:val="en-US"/>
        </w:rPr>
        <w:t>() chuyển đổi token thành Firebase credential.</w:t>
      </w:r>
    </w:p>
    <w:p w14:paraId="5FA6BD74" w14:textId="39DC204C" w:rsidR="000E5B67" w:rsidRDefault="000E5B67" w:rsidP="001B7D4F">
      <w:pPr>
        <w:pStyle w:val="ListParagraph"/>
        <w:numPr>
          <w:ilvl w:val="0"/>
          <w:numId w:val="10"/>
        </w:numPr>
        <w:jc w:val="both"/>
        <w:rPr>
          <w:rFonts w:ascii="Times New Roman" w:hAnsi="Times New Roman" w:cs="Times New Roman"/>
          <w:lang w:val="en-US"/>
        </w:rPr>
      </w:pPr>
      <w:r w:rsidRPr="001B7D4F">
        <w:rPr>
          <w:rFonts w:ascii="Times New Roman" w:hAnsi="Times New Roman" w:cs="Times New Roman"/>
          <w:lang w:val="en-US"/>
        </w:rPr>
        <w:t xml:space="preserve">Phương </w:t>
      </w:r>
      <w:proofErr w:type="gramStart"/>
      <w:r w:rsidRPr="001B7D4F">
        <w:rPr>
          <w:rFonts w:ascii="Times New Roman" w:hAnsi="Times New Roman" w:cs="Times New Roman"/>
          <w:lang w:val="en-US"/>
        </w:rPr>
        <w:t>thức .signInWithCredential</w:t>
      </w:r>
      <w:proofErr w:type="gramEnd"/>
      <w:r w:rsidRPr="001B7D4F">
        <w:rPr>
          <w:rFonts w:ascii="Times New Roman" w:hAnsi="Times New Roman" w:cs="Times New Roman"/>
          <w:lang w:val="en-US"/>
        </w:rPr>
        <w:t>() với credential vừa tạo để truy cập vào Firebase.</w:t>
      </w:r>
    </w:p>
    <w:p w14:paraId="5D83758B" w14:textId="77777777" w:rsidR="000E5B67" w:rsidRDefault="000E5B67" w:rsidP="00A65B58">
      <w:pPr>
        <w:rPr>
          <w:lang w:val="en-US"/>
        </w:rPr>
      </w:pPr>
    </w:p>
    <w:tbl>
      <w:tblPr>
        <w:tblStyle w:val="TableGrid"/>
        <w:tblW w:w="11754" w:type="dxa"/>
        <w:jc w:val="center"/>
        <w:tblLayout w:type="fixed"/>
        <w:tblLook w:val="04A0" w:firstRow="1" w:lastRow="0" w:firstColumn="1" w:lastColumn="0" w:noHBand="0" w:noVBand="1"/>
      </w:tblPr>
      <w:tblGrid>
        <w:gridCol w:w="3681"/>
        <w:gridCol w:w="3969"/>
        <w:gridCol w:w="4091"/>
        <w:gridCol w:w="13"/>
      </w:tblGrid>
      <w:tr w:rsidR="00705E9F" w14:paraId="456FC8C4" w14:textId="77777777" w:rsidTr="00F57CEA">
        <w:trPr>
          <w:gridAfter w:val="1"/>
          <w:wAfter w:w="13" w:type="dxa"/>
          <w:jc w:val="center"/>
        </w:trPr>
        <w:tc>
          <w:tcPr>
            <w:tcW w:w="3681" w:type="dxa"/>
          </w:tcPr>
          <w:p w14:paraId="486410D8" w14:textId="488A1407" w:rsidR="00705E9F" w:rsidRDefault="00234D3A" w:rsidP="00351E5B">
            <w:pPr>
              <w:jc w:val="center"/>
              <w:rPr>
                <w:lang w:val="en-US"/>
              </w:rPr>
            </w:pPr>
            <w:r>
              <w:rPr>
                <w:noProof/>
                <w:lang w:val="en-US"/>
              </w:rPr>
              <w:drawing>
                <wp:inline distT="0" distB="0" distL="0" distR="0" wp14:anchorId="7085AD64" wp14:editId="5797A1BE">
                  <wp:extent cx="1666690" cy="3665855"/>
                  <wp:effectExtent l="0" t="0" r="0" b="0"/>
                  <wp:docPr id="20986976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667518" cy="3667677"/>
                          </a:xfrm>
                          <a:prstGeom prst="rect">
                            <a:avLst/>
                          </a:prstGeom>
                          <a:noFill/>
                        </pic:spPr>
                      </pic:pic>
                    </a:graphicData>
                  </a:graphic>
                </wp:inline>
              </w:drawing>
            </w:r>
          </w:p>
        </w:tc>
        <w:tc>
          <w:tcPr>
            <w:tcW w:w="3969" w:type="dxa"/>
          </w:tcPr>
          <w:p w14:paraId="41E7156C" w14:textId="130F59A4" w:rsidR="00705E9F" w:rsidRDefault="00332B97" w:rsidP="00351E5B">
            <w:pPr>
              <w:jc w:val="center"/>
              <w:rPr>
                <w:lang w:val="en-US"/>
              </w:rPr>
            </w:pPr>
            <w:r>
              <w:rPr>
                <w:noProof/>
                <w:lang w:val="en-US"/>
              </w:rPr>
              <w:drawing>
                <wp:inline distT="0" distB="0" distL="0" distR="0" wp14:anchorId="11FB4FC0" wp14:editId="3E64C08F">
                  <wp:extent cx="1669577" cy="3672205"/>
                  <wp:effectExtent l="0" t="0" r="6985" b="4445"/>
                  <wp:docPr id="14982457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684875" cy="3705854"/>
                          </a:xfrm>
                          <a:prstGeom prst="rect">
                            <a:avLst/>
                          </a:prstGeom>
                          <a:noFill/>
                        </pic:spPr>
                      </pic:pic>
                    </a:graphicData>
                  </a:graphic>
                </wp:inline>
              </w:drawing>
            </w:r>
          </w:p>
        </w:tc>
        <w:tc>
          <w:tcPr>
            <w:tcW w:w="4091" w:type="dxa"/>
          </w:tcPr>
          <w:p w14:paraId="592D99BD" w14:textId="5B904600" w:rsidR="00705E9F" w:rsidRDefault="00574401" w:rsidP="00351E5B">
            <w:pPr>
              <w:jc w:val="center"/>
              <w:rPr>
                <w:lang w:val="en-US"/>
              </w:rPr>
            </w:pPr>
            <w:r>
              <w:rPr>
                <w:noProof/>
                <w:lang w:val="en-US"/>
              </w:rPr>
              <w:drawing>
                <wp:inline distT="0" distB="0" distL="0" distR="0" wp14:anchorId="13B15ED1" wp14:editId="34C5E03C">
                  <wp:extent cx="1645905" cy="3620138"/>
                  <wp:effectExtent l="0" t="0" r="0" b="0"/>
                  <wp:docPr id="117861339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665818" cy="3663935"/>
                          </a:xfrm>
                          <a:prstGeom prst="rect">
                            <a:avLst/>
                          </a:prstGeom>
                          <a:noFill/>
                        </pic:spPr>
                      </pic:pic>
                    </a:graphicData>
                  </a:graphic>
                </wp:inline>
              </w:drawing>
            </w:r>
          </w:p>
        </w:tc>
      </w:tr>
      <w:tr w:rsidR="00705E9F" w14:paraId="039D19C6" w14:textId="77777777" w:rsidTr="00F57CEA">
        <w:trPr>
          <w:jc w:val="center"/>
        </w:trPr>
        <w:tc>
          <w:tcPr>
            <w:tcW w:w="11754" w:type="dxa"/>
            <w:gridSpan w:val="4"/>
          </w:tcPr>
          <w:p w14:paraId="6C75F0A0" w14:textId="19599074" w:rsidR="00705E9F" w:rsidRPr="00F57CEA" w:rsidRDefault="00705E9F" w:rsidP="001B7D4F">
            <w:pPr>
              <w:jc w:val="center"/>
              <w:rPr>
                <w:rFonts w:ascii="Times New Roman" w:hAnsi="Times New Roman" w:cs="Times New Roman"/>
                <w:lang w:val="en-US"/>
              </w:rPr>
            </w:pPr>
            <w:r w:rsidRPr="00F57CEA">
              <w:rPr>
                <w:rFonts w:ascii="Times New Roman" w:hAnsi="Times New Roman" w:cs="Times New Roman"/>
                <w:lang w:val="en-US"/>
              </w:rPr>
              <w:t xml:space="preserve">Hình </w:t>
            </w:r>
            <w:r w:rsidR="00574401" w:rsidRPr="00F57CEA">
              <w:rPr>
                <w:rFonts w:ascii="Times New Roman" w:hAnsi="Times New Roman" w:cs="Times New Roman"/>
                <w:lang w:val="en-US"/>
              </w:rPr>
              <w:t>6</w:t>
            </w:r>
            <w:r w:rsidRPr="00F57CEA">
              <w:rPr>
                <w:rFonts w:ascii="Times New Roman" w:hAnsi="Times New Roman" w:cs="Times New Roman"/>
                <w:lang w:val="en-US"/>
              </w:rPr>
              <w:t>: demo đăng nhập</w:t>
            </w:r>
            <w:r w:rsidR="00574401" w:rsidRPr="00F57CEA">
              <w:rPr>
                <w:rFonts w:ascii="Times New Roman" w:hAnsi="Times New Roman" w:cs="Times New Roman"/>
                <w:lang w:val="en-US"/>
              </w:rPr>
              <w:t xml:space="preserve"> bằng google</w:t>
            </w:r>
          </w:p>
        </w:tc>
      </w:tr>
      <w:tr w:rsidR="00062F0D" w14:paraId="5E7EEE22" w14:textId="77777777" w:rsidTr="00F57CEA">
        <w:trPr>
          <w:gridAfter w:val="1"/>
          <w:wAfter w:w="13" w:type="dxa"/>
          <w:jc w:val="center"/>
        </w:trPr>
        <w:tc>
          <w:tcPr>
            <w:tcW w:w="3681" w:type="dxa"/>
          </w:tcPr>
          <w:p w14:paraId="09C9D1BF" w14:textId="27E1BAAC" w:rsidR="00062F0D" w:rsidRDefault="0010275C" w:rsidP="00351E5B">
            <w:pPr>
              <w:jc w:val="center"/>
              <w:rPr>
                <w:lang w:val="en-US"/>
              </w:rPr>
            </w:pPr>
            <w:r>
              <w:rPr>
                <w:noProof/>
                <w:lang w:val="en-US"/>
              </w:rPr>
              <w:drawing>
                <wp:inline distT="0" distB="0" distL="0" distR="0" wp14:anchorId="679545C0" wp14:editId="1AEB74D6">
                  <wp:extent cx="1653410" cy="3636645"/>
                  <wp:effectExtent l="0" t="0" r="4445" b="1905"/>
                  <wp:docPr id="175967457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671068" cy="3675484"/>
                          </a:xfrm>
                          <a:prstGeom prst="rect">
                            <a:avLst/>
                          </a:prstGeom>
                          <a:noFill/>
                        </pic:spPr>
                      </pic:pic>
                    </a:graphicData>
                  </a:graphic>
                </wp:inline>
              </w:drawing>
            </w:r>
          </w:p>
        </w:tc>
        <w:tc>
          <w:tcPr>
            <w:tcW w:w="3969" w:type="dxa"/>
          </w:tcPr>
          <w:p w14:paraId="1E804C61" w14:textId="5A2A0EF5" w:rsidR="00062F0D" w:rsidRDefault="00E37C72" w:rsidP="00351E5B">
            <w:pPr>
              <w:jc w:val="center"/>
              <w:rPr>
                <w:lang w:val="en-US"/>
              </w:rPr>
            </w:pPr>
            <w:r>
              <w:rPr>
                <w:noProof/>
                <w:lang w:val="en-US"/>
              </w:rPr>
              <w:drawing>
                <wp:inline distT="0" distB="0" distL="0" distR="0" wp14:anchorId="2B3F902C" wp14:editId="423EBDB7">
                  <wp:extent cx="1662948" cy="3667125"/>
                  <wp:effectExtent l="0" t="0" r="0" b="0"/>
                  <wp:docPr id="13771543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flipH="1">
                            <a:off x="0" y="0"/>
                            <a:ext cx="1688025" cy="3722425"/>
                          </a:xfrm>
                          <a:prstGeom prst="rect">
                            <a:avLst/>
                          </a:prstGeom>
                          <a:noFill/>
                        </pic:spPr>
                      </pic:pic>
                    </a:graphicData>
                  </a:graphic>
                </wp:inline>
              </w:drawing>
            </w:r>
          </w:p>
        </w:tc>
        <w:tc>
          <w:tcPr>
            <w:tcW w:w="4091" w:type="dxa"/>
          </w:tcPr>
          <w:p w14:paraId="3AFEDD5C" w14:textId="343B9A2F" w:rsidR="00062F0D" w:rsidRDefault="00E36788" w:rsidP="00351E5B">
            <w:pPr>
              <w:jc w:val="center"/>
              <w:rPr>
                <w:lang w:val="en-US"/>
              </w:rPr>
            </w:pPr>
            <w:r>
              <w:rPr>
                <w:noProof/>
                <w:lang w:val="en-US"/>
              </w:rPr>
              <w:drawing>
                <wp:inline distT="0" distB="0" distL="0" distR="0" wp14:anchorId="1E82FC5D" wp14:editId="25370177">
                  <wp:extent cx="1649126" cy="3636645"/>
                  <wp:effectExtent l="0" t="0" r="8255" b="1905"/>
                  <wp:docPr id="169828382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656925" cy="3653844"/>
                          </a:xfrm>
                          <a:prstGeom prst="rect">
                            <a:avLst/>
                          </a:prstGeom>
                          <a:noFill/>
                        </pic:spPr>
                      </pic:pic>
                    </a:graphicData>
                  </a:graphic>
                </wp:inline>
              </w:drawing>
            </w:r>
          </w:p>
        </w:tc>
      </w:tr>
      <w:tr w:rsidR="00062F0D" w14:paraId="15C6DBC0" w14:textId="77777777" w:rsidTr="00F57CEA">
        <w:trPr>
          <w:jc w:val="center"/>
        </w:trPr>
        <w:tc>
          <w:tcPr>
            <w:tcW w:w="11754" w:type="dxa"/>
            <w:gridSpan w:val="4"/>
          </w:tcPr>
          <w:p w14:paraId="468274C7" w14:textId="75844A70" w:rsidR="00062F0D" w:rsidRPr="00F57CEA" w:rsidRDefault="00062F0D" w:rsidP="001B7D4F">
            <w:pPr>
              <w:jc w:val="center"/>
              <w:rPr>
                <w:rFonts w:ascii="Times New Roman" w:hAnsi="Times New Roman" w:cs="Times New Roman"/>
                <w:lang w:val="en-US"/>
              </w:rPr>
            </w:pPr>
            <w:r w:rsidRPr="00F57CEA">
              <w:rPr>
                <w:rFonts w:ascii="Times New Roman" w:hAnsi="Times New Roman" w:cs="Times New Roman"/>
                <w:lang w:val="en-US"/>
              </w:rPr>
              <w:lastRenderedPageBreak/>
              <w:t xml:space="preserve">Hình </w:t>
            </w:r>
            <w:r w:rsidR="00941172" w:rsidRPr="00F57CEA">
              <w:rPr>
                <w:rFonts w:ascii="Times New Roman" w:hAnsi="Times New Roman" w:cs="Times New Roman"/>
                <w:lang w:val="en-US"/>
              </w:rPr>
              <w:t>7</w:t>
            </w:r>
            <w:r w:rsidRPr="00F57CEA">
              <w:rPr>
                <w:rFonts w:ascii="Times New Roman" w:hAnsi="Times New Roman" w:cs="Times New Roman"/>
                <w:lang w:val="en-US"/>
              </w:rPr>
              <w:t>: demo đăng nhập</w:t>
            </w:r>
            <w:r w:rsidR="00E36788" w:rsidRPr="00F57CEA">
              <w:rPr>
                <w:rFonts w:ascii="Times New Roman" w:hAnsi="Times New Roman" w:cs="Times New Roman"/>
                <w:lang w:val="en-US"/>
              </w:rPr>
              <w:t xml:space="preserve"> xảy ra lỗi</w:t>
            </w:r>
            <w:r w:rsidRPr="00F57CEA">
              <w:rPr>
                <w:rFonts w:ascii="Times New Roman" w:hAnsi="Times New Roman" w:cs="Times New Roman"/>
                <w:lang w:val="en-US"/>
              </w:rPr>
              <w:t xml:space="preserve"> bằng google</w:t>
            </w:r>
          </w:p>
        </w:tc>
      </w:tr>
    </w:tbl>
    <w:p w14:paraId="35102707" w14:textId="77777777" w:rsidR="00117D12" w:rsidRDefault="00117D12" w:rsidP="00117D12">
      <w:pPr>
        <w:pStyle w:val="ListParagraph"/>
        <w:jc w:val="both"/>
        <w:rPr>
          <w:rFonts w:ascii="Times New Roman" w:hAnsi="Times New Roman" w:cs="Times New Roman"/>
          <w:lang w:val="en-US"/>
        </w:rPr>
      </w:pPr>
    </w:p>
    <w:p w14:paraId="63E3D157" w14:textId="6AF43131" w:rsidR="00D9216F" w:rsidRPr="001B7D4F" w:rsidRDefault="00D9216F" w:rsidP="00D9216F">
      <w:pPr>
        <w:pStyle w:val="ListParagraph"/>
        <w:numPr>
          <w:ilvl w:val="0"/>
          <w:numId w:val="10"/>
        </w:numPr>
        <w:jc w:val="both"/>
        <w:rPr>
          <w:rFonts w:ascii="Times New Roman" w:hAnsi="Times New Roman" w:cs="Times New Roman"/>
          <w:lang w:val="en-US"/>
        </w:rPr>
      </w:pPr>
      <w:r>
        <w:rPr>
          <w:rFonts w:ascii="Times New Roman" w:hAnsi="Times New Roman" w:cs="Times New Roman"/>
          <w:lang w:val="en-US"/>
        </w:rPr>
        <w:t>Hai hình 6 cho ta thấy một qua trình đăng nhập sử dụng dịch vụ Google trong khi đó hình 7 chúng tôi trình bày một số lỗi liên quan khi đăng nhập.</w:t>
      </w:r>
    </w:p>
    <w:p w14:paraId="4C96811F" w14:textId="77777777" w:rsidR="00D9216F" w:rsidRPr="000F6956" w:rsidRDefault="00D9216F" w:rsidP="00D9216F">
      <w:pPr>
        <w:rPr>
          <w:rFonts w:ascii="Times New Roman" w:hAnsi="Times New Roman" w:cs="Times New Roman"/>
          <w:lang w:val="en-US"/>
        </w:rPr>
      </w:pPr>
    </w:p>
    <w:p w14:paraId="3909D728" w14:textId="5FAEB65A" w:rsidR="00D36CA3" w:rsidRPr="00117D12" w:rsidRDefault="00B25A5B" w:rsidP="00117D12">
      <w:pPr>
        <w:pStyle w:val="ListParagraph"/>
        <w:numPr>
          <w:ilvl w:val="0"/>
          <w:numId w:val="24"/>
        </w:numPr>
        <w:outlineLvl w:val="1"/>
        <w:rPr>
          <w:rFonts w:ascii="Times New Roman" w:hAnsi="Times New Roman" w:cs="Times New Roman"/>
          <w:b/>
          <w:bCs/>
          <w:lang w:val="en-US"/>
        </w:rPr>
      </w:pPr>
      <w:bookmarkStart w:id="12" w:name="_Toc213922296"/>
      <w:r w:rsidRPr="00117D12">
        <w:rPr>
          <w:rFonts w:ascii="Times New Roman" w:hAnsi="Times New Roman" w:cs="Times New Roman"/>
          <w:b/>
          <w:bCs/>
          <w:lang w:val="en-US"/>
        </w:rPr>
        <w:t xml:space="preserve">Đăng nhập vào </w:t>
      </w:r>
      <w:r w:rsidR="00DF0754" w:rsidRPr="00117D12">
        <w:rPr>
          <w:rFonts w:ascii="Times New Roman" w:hAnsi="Times New Roman" w:cs="Times New Roman"/>
          <w:b/>
          <w:bCs/>
          <w:lang w:val="en-US"/>
        </w:rPr>
        <w:t>Facebook</w:t>
      </w:r>
      <w:r w:rsidRPr="00117D12">
        <w:rPr>
          <w:rFonts w:ascii="Times New Roman" w:hAnsi="Times New Roman" w:cs="Times New Roman"/>
          <w:b/>
          <w:bCs/>
          <w:lang w:val="en-US"/>
        </w:rPr>
        <w:t>:</w:t>
      </w:r>
      <w:bookmarkEnd w:id="12"/>
    </w:p>
    <w:p w14:paraId="2F145A8D" w14:textId="67D446D6" w:rsidR="000F6956" w:rsidRPr="000F6956" w:rsidRDefault="002D2692" w:rsidP="000F6956">
      <w:pPr>
        <w:pStyle w:val="ListParagraph"/>
        <w:numPr>
          <w:ilvl w:val="0"/>
          <w:numId w:val="10"/>
        </w:numPr>
        <w:rPr>
          <w:rFonts w:ascii="Times New Roman" w:hAnsi="Times New Roman" w:cs="Times New Roman"/>
          <w:lang w:val="en-US"/>
        </w:rPr>
      </w:pPr>
      <w:r w:rsidRPr="000F6956">
        <w:rPr>
          <w:rFonts w:ascii="Times New Roman" w:hAnsi="Times New Roman" w:cs="Times New Roman"/>
          <w:lang w:val="en-US"/>
        </w:rPr>
        <w:t>Quá trình cài đặt để có thể sư dụng dịch vụ xác thực bằng Facebook khá phực tạp, liên quan đến Meta và phả</w:t>
      </w:r>
      <w:r w:rsidR="000F6956" w:rsidRPr="000F6956">
        <w:rPr>
          <w:rFonts w:ascii="Times New Roman" w:hAnsi="Times New Roman" w:cs="Times New Roman"/>
          <w:lang w:val="en-US"/>
        </w:rPr>
        <w:t xml:space="preserve">i xác thực nhiều yếu tố, nên không được trình bày, ở đây chúng ta tập trung vào việc xây dựng mã nguồn đăng nhập: </w:t>
      </w:r>
    </w:p>
    <w:p w14:paraId="1DDA6D5A" w14:textId="77777777" w:rsidR="000F6956" w:rsidRPr="000F6956" w:rsidRDefault="000F6956" w:rsidP="000F6956">
      <w:pPr>
        <w:rPr>
          <w:lang w:val="en-US"/>
        </w:rPr>
      </w:pPr>
    </w:p>
    <w:tbl>
      <w:tblPr>
        <w:tblStyle w:val="TableGrid"/>
        <w:tblW w:w="0" w:type="auto"/>
        <w:tblLook w:val="04A0" w:firstRow="1" w:lastRow="0" w:firstColumn="1" w:lastColumn="0" w:noHBand="0" w:noVBand="1"/>
      </w:tblPr>
      <w:tblGrid>
        <w:gridCol w:w="9360"/>
      </w:tblGrid>
      <w:tr w:rsidR="00004DC6" w14:paraId="6DE406D4" w14:textId="77777777" w:rsidTr="00004DC6">
        <w:tc>
          <w:tcPr>
            <w:tcW w:w="9360" w:type="dxa"/>
          </w:tcPr>
          <w:p w14:paraId="2030095D" w14:textId="6253F366" w:rsidR="00004DC6" w:rsidRDefault="00004DC6" w:rsidP="000F6956">
            <w:pPr>
              <w:jc w:val="center"/>
              <w:rPr>
                <w:lang w:val="en-US"/>
              </w:rPr>
            </w:pPr>
            <w:r w:rsidRPr="00004DC6">
              <w:rPr>
                <w:noProof/>
                <w:lang w:val="en-US"/>
              </w:rPr>
              <w:drawing>
                <wp:inline distT="0" distB="0" distL="0" distR="0" wp14:anchorId="49AD8C23" wp14:editId="4DAC3F4A">
                  <wp:extent cx="4888319" cy="2753336"/>
                  <wp:effectExtent l="0" t="0" r="7620" b="9525"/>
                  <wp:docPr id="24834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41075" name=""/>
                          <pic:cNvPicPr/>
                        </pic:nvPicPr>
                        <pic:blipFill>
                          <a:blip r:embed="rId39"/>
                          <a:stretch>
                            <a:fillRect/>
                          </a:stretch>
                        </pic:blipFill>
                        <pic:spPr>
                          <a:xfrm>
                            <a:off x="0" y="0"/>
                            <a:ext cx="4904463" cy="2762429"/>
                          </a:xfrm>
                          <a:prstGeom prst="rect">
                            <a:avLst/>
                          </a:prstGeom>
                        </pic:spPr>
                      </pic:pic>
                    </a:graphicData>
                  </a:graphic>
                </wp:inline>
              </w:drawing>
            </w:r>
          </w:p>
        </w:tc>
      </w:tr>
    </w:tbl>
    <w:p w14:paraId="3BAFFAF9" w14:textId="77777777" w:rsidR="000E5B67" w:rsidRDefault="000E5B67" w:rsidP="00A65B58">
      <w:pPr>
        <w:rPr>
          <w:lang w:val="en-US"/>
        </w:rPr>
      </w:pPr>
    </w:p>
    <w:p w14:paraId="5CF66EE7" w14:textId="3955D2B8" w:rsidR="000F6956" w:rsidRPr="0013229D" w:rsidRDefault="000F6956" w:rsidP="000F6956">
      <w:pPr>
        <w:pStyle w:val="ListParagraph"/>
        <w:numPr>
          <w:ilvl w:val="0"/>
          <w:numId w:val="10"/>
        </w:numPr>
        <w:rPr>
          <w:rFonts w:ascii="Times New Roman" w:hAnsi="Times New Roman" w:cs="Times New Roman"/>
          <w:lang w:val="en-US"/>
        </w:rPr>
      </w:pPr>
      <w:r w:rsidRPr="0013229D">
        <w:rPr>
          <w:rFonts w:ascii="Times New Roman" w:hAnsi="Times New Roman" w:cs="Times New Roman"/>
          <w:lang w:val="en-US"/>
        </w:rPr>
        <w:t>Ta sử dụng phương thức của Facebook để có thể đăng nhập, hay đăng kí bằng dịch vụ Facebook: FacebookAuth.instance.</w:t>
      </w:r>
      <w:proofErr w:type="gramStart"/>
      <w:r w:rsidRPr="0013229D">
        <w:rPr>
          <w:rFonts w:ascii="Times New Roman" w:hAnsi="Times New Roman" w:cs="Times New Roman"/>
          <w:lang w:val="en-US"/>
        </w:rPr>
        <w:t>login(</w:t>
      </w:r>
      <w:proofErr w:type="gramEnd"/>
      <w:r w:rsidRPr="0013229D">
        <w:rPr>
          <w:rFonts w:ascii="Times New Roman" w:hAnsi="Times New Roman" w:cs="Times New Roman"/>
          <w:lang w:val="en-US"/>
        </w:rPr>
        <w:t>).</w:t>
      </w:r>
    </w:p>
    <w:p w14:paraId="64D43D7C" w14:textId="77777777" w:rsidR="0013229D" w:rsidRPr="0013229D" w:rsidRDefault="0013229D" w:rsidP="0013229D">
      <w:pPr>
        <w:rPr>
          <w:lang w:val="en-US"/>
        </w:rPr>
      </w:pPr>
    </w:p>
    <w:tbl>
      <w:tblPr>
        <w:tblStyle w:val="TableGrid"/>
        <w:tblW w:w="0" w:type="auto"/>
        <w:tblLook w:val="04A0" w:firstRow="1" w:lastRow="0" w:firstColumn="1" w:lastColumn="0" w:noHBand="0" w:noVBand="1"/>
      </w:tblPr>
      <w:tblGrid>
        <w:gridCol w:w="9360"/>
      </w:tblGrid>
      <w:tr w:rsidR="008A2C6D" w14:paraId="2800C1D2" w14:textId="77777777" w:rsidTr="008A2C6D">
        <w:tc>
          <w:tcPr>
            <w:tcW w:w="9360" w:type="dxa"/>
          </w:tcPr>
          <w:p w14:paraId="3EE666C1" w14:textId="1533F6F1" w:rsidR="008A2C6D" w:rsidRDefault="00532DAE" w:rsidP="000F6956">
            <w:pPr>
              <w:jc w:val="center"/>
              <w:rPr>
                <w:lang w:val="en-US"/>
              </w:rPr>
            </w:pPr>
            <w:r w:rsidRPr="00532DAE">
              <w:rPr>
                <w:noProof/>
                <w:lang w:val="en-US"/>
              </w:rPr>
              <w:drawing>
                <wp:inline distT="0" distB="0" distL="0" distR="0" wp14:anchorId="059538C5" wp14:editId="2F33B936">
                  <wp:extent cx="5341620" cy="255270"/>
                  <wp:effectExtent l="0" t="0" r="0" b="0"/>
                  <wp:docPr id="134630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09036" name=""/>
                          <pic:cNvPicPr/>
                        </pic:nvPicPr>
                        <pic:blipFill>
                          <a:blip r:embed="rId40"/>
                          <a:stretch>
                            <a:fillRect/>
                          </a:stretch>
                        </pic:blipFill>
                        <pic:spPr>
                          <a:xfrm>
                            <a:off x="0" y="0"/>
                            <a:ext cx="5341620" cy="255270"/>
                          </a:xfrm>
                          <a:prstGeom prst="rect">
                            <a:avLst/>
                          </a:prstGeom>
                        </pic:spPr>
                      </pic:pic>
                    </a:graphicData>
                  </a:graphic>
                </wp:inline>
              </w:drawing>
            </w:r>
          </w:p>
        </w:tc>
      </w:tr>
    </w:tbl>
    <w:p w14:paraId="5F6CD4D5" w14:textId="77777777" w:rsidR="000E5B67" w:rsidRPr="00097550" w:rsidRDefault="000E5B67" w:rsidP="00A65B58">
      <w:pPr>
        <w:rPr>
          <w:rFonts w:ascii="Times New Roman" w:hAnsi="Times New Roman" w:cs="Times New Roman"/>
          <w:lang w:val="en-US"/>
        </w:rPr>
      </w:pPr>
    </w:p>
    <w:p w14:paraId="775A9DA7" w14:textId="4A1788EE" w:rsidR="000E5B67" w:rsidRPr="00097550" w:rsidRDefault="00532DAE" w:rsidP="00097550">
      <w:pPr>
        <w:pStyle w:val="ListParagraph"/>
        <w:numPr>
          <w:ilvl w:val="0"/>
          <w:numId w:val="10"/>
        </w:numPr>
        <w:jc w:val="both"/>
        <w:rPr>
          <w:rFonts w:ascii="Times New Roman" w:hAnsi="Times New Roman" w:cs="Times New Roman"/>
          <w:lang w:val="en-US"/>
        </w:rPr>
      </w:pPr>
      <w:r w:rsidRPr="00097550">
        <w:rPr>
          <w:rFonts w:ascii="Times New Roman" w:hAnsi="Times New Roman" w:cs="Times New Roman"/>
          <w:lang w:val="en-US"/>
        </w:rPr>
        <w:t>Thực hiện đăng nhập trả về đối tượng kiểu - LoginResult.</w:t>
      </w:r>
      <w:r w:rsidR="0013229D">
        <w:rPr>
          <w:rFonts w:ascii="Times New Roman" w:hAnsi="Times New Roman" w:cs="Times New Roman"/>
          <w:lang w:val="en-US"/>
        </w:rPr>
        <w:t xml:space="preserve"> Trong đó có 3 thuộc tính quan trọng của lớp mà ta cần chú ý: </w:t>
      </w:r>
    </w:p>
    <w:p w14:paraId="50607098" w14:textId="1A42D020" w:rsidR="00532DAE" w:rsidRPr="00097550" w:rsidRDefault="00532DAE" w:rsidP="0013229D">
      <w:pPr>
        <w:pStyle w:val="ListParagraph"/>
        <w:numPr>
          <w:ilvl w:val="1"/>
          <w:numId w:val="20"/>
        </w:numPr>
        <w:jc w:val="both"/>
        <w:rPr>
          <w:rFonts w:ascii="Times New Roman" w:hAnsi="Times New Roman" w:cs="Times New Roman"/>
          <w:lang w:val="en-US"/>
        </w:rPr>
      </w:pPr>
      <w:proofErr w:type="gramStart"/>
      <w:r w:rsidRPr="0013229D">
        <w:rPr>
          <w:rFonts w:ascii="Times New Roman" w:hAnsi="Times New Roman" w:cs="Times New Roman"/>
          <w:b/>
          <w:bCs/>
          <w:lang w:val="en-US"/>
        </w:rPr>
        <w:t>status :</w:t>
      </w:r>
      <w:proofErr w:type="gramEnd"/>
      <w:r w:rsidRPr="00097550">
        <w:rPr>
          <w:rFonts w:ascii="Times New Roman" w:hAnsi="Times New Roman" w:cs="Times New Roman"/>
          <w:lang w:val="en-US"/>
        </w:rPr>
        <w:t xml:space="preserve"> sucess, failed, cancelled, operationInProgress.</w:t>
      </w:r>
    </w:p>
    <w:p w14:paraId="2AD82F4B" w14:textId="0C6FE78F" w:rsidR="00532DAE" w:rsidRPr="00097550" w:rsidRDefault="008659D5" w:rsidP="0013229D">
      <w:pPr>
        <w:pStyle w:val="ListParagraph"/>
        <w:numPr>
          <w:ilvl w:val="1"/>
          <w:numId w:val="20"/>
        </w:numPr>
        <w:jc w:val="both"/>
        <w:rPr>
          <w:rFonts w:ascii="Times New Roman" w:hAnsi="Times New Roman" w:cs="Times New Roman"/>
          <w:lang w:val="en-US"/>
        </w:rPr>
      </w:pPr>
      <w:proofErr w:type="gramStart"/>
      <w:r w:rsidRPr="0013229D">
        <w:rPr>
          <w:rFonts w:ascii="Times New Roman" w:hAnsi="Times New Roman" w:cs="Times New Roman"/>
          <w:b/>
          <w:bCs/>
          <w:lang w:val="en-US"/>
        </w:rPr>
        <w:t>accessToken :</w:t>
      </w:r>
      <w:proofErr w:type="gramEnd"/>
      <w:r w:rsidRPr="00097550">
        <w:rPr>
          <w:rFonts w:ascii="Times New Roman" w:hAnsi="Times New Roman" w:cs="Times New Roman"/>
          <w:lang w:val="en-US"/>
        </w:rPr>
        <w:t xml:space="preserve"> token trả về nếu khởi tạo thành công.</w:t>
      </w:r>
    </w:p>
    <w:p w14:paraId="42773BC5" w14:textId="63065BEE" w:rsidR="008659D5" w:rsidRPr="00097550" w:rsidRDefault="008659D5" w:rsidP="0013229D">
      <w:pPr>
        <w:pStyle w:val="ListParagraph"/>
        <w:numPr>
          <w:ilvl w:val="1"/>
          <w:numId w:val="20"/>
        </w:numPr>
        <w:jc w:val="both"/>
        <w:rPr>
          <w:rFonts w:ascii="Times New Roman" w:hAnsi="Times New Roman" w:cs="Times New Roman"/>
          <w:lang w:val="en-US"/>
        </w:rPr>
      </w:pPr>
      <w:proofErr w:type="gramStart"/>
      <w:r w:rsidRPr="0013229D">
        <w:rPr>
          <w:rFonts w:ascii="Times New Roman" w:hAnsi="Times New Roman" w:cs="Times New Roman"/>
          <w:b/>
          <w:bCs/>
          <w:lang w:val="en-US"/>
        </w:rPr>
        <w:t xml:space="preserve">message </w:t>
      </w:r>
      <w:r w:rsidRPr="00097550">
        <w:rPr>
          <w:rFonts w:ascii="Times New Roman" w:hAnsi="Times New Roman" w:cs="Times New Roman"/>
          <w:lang w:val="en-US"/>
        </w:rPr>
        <w:t>:</w:t>
      </w:r>
      <w:proofErr w:type="gramEnd"/>
      <w:r w:rsidRPr="00097550">
        <w:rPr>
          <w:rFonts w:ascii="Times New Roman" w:hAnsi="Times New Roman" w:cs="Times New Roman"/>
          <w:lang w:val="en-US"/>
        </w:rPr>
        <w:t xml:space="preserve"> lỗi.</w:t>
      </w:r>
    </w:p>
    <w:p w14:paraId="07C16886" w14:textId="267F098F" w:rsidR="008659D5" w:rsidRPr="00097550" w:rsidRDefault="008659D5" w:rsidP="00097550">
      <w:pPr>
        <w:pStyle w:val="ListParagraph"/>
        <w:numPr>
          <w:ilvl w:val="0"/>
          <w:numId w:val="10"/>
        </w:numPr>
        <w:jc w:val="both"/>
        <w:rPr>
          <w:rFonts w:ascii="Times New Roman" w:hAnsi="Times New Roman" w:cs="Times New Roman"/>
          <w:lang w:val="en-US"/>
        </w:rPr>
      </w:pPr>
      <w:r w:rsidRPr="00097550">
        <w:rPr>
          <w:rFonts w:ascii="Times New Roman" w:hAnsi="Times New Roman" w:cs="Times New Roman"/>
          <w:lang w:val="en-US"/>
        </w:rPr>
        <w:t>Ta dựa vào 3 thuộc tính trên để xây dựng</w:t>
      </w:r>
      <w:r w:rsidR="0013229D">
        <w:rPr>
          <w:rFonts w:ascii="Times New Roman" w:hAnsi="Times New Roman" w:cs="Times New Roman"/>
          <w:lang w:val="en-US"/>
        </w:rPr>
        <w:t xml:space="preserve"> hàm đăng nhập Facebook, </w:t>
      </w:r>
      <w:r w:rsidR="00C85472">
        <w:rPr>
          <w:rFonts w:ascii="Times New Roman" w:hAnsi="Times New Roman" w:cs="Times New Roman"/>
          <w:lang w:val="en-US"/>
        </w:rPr>
        <w:t xml:space="preserve">khi đăng nhập ta phải kiểm tra xem có đăng nhập thành công hay chưa, ở đây </w:t>
      </w:r>
      <w:r w:rsidR="00B55C89">
        <w:rPr>
          <w:rFonts w:ascii="Times New Roman" w:hAnsi="Times New Roman" w:cs="Times New Roman"/>
          <w:lang w:val="en-US"/>
        </w:rPr>
        <w:t>gói package dành cho Facebook Authentication cung cấp cho ta lớp LoginStatus để kiểm tra trạng thái đăng nhập:</w:t>
      </w:r>
    </w:p>
    <w:p w14:paraId="4D951964" w14:textId="77777777" w:rsidR="000E5B67" w:rsidRDefault="000E5B67" w:rsidP="00A65B58">
      <w:pPr>
        <w:rPr>
          <w:lang w:val="en-US"/>
        </w:rPr>
      </w:pPr>
    </w:p>
    <w:tbl>
      <w:tblPr>
        <w:tblStyle w:val="TableGrid"/>
        <w:tblW w:w="0" w:type="auto"/>
        <w:tblLook w:val="04A0" w:firstRow="1" w:lastRow="0" w:firstColumn="1" w:lastColumn="0" w:noHBand="0" w:noVBand="1"/>
      </w:tblPr>
      <w:tblGrid>
        <w:gridCol w:w="9360"/>
      </w:tblGrid>
      <w:tr w:rsidR="008659D5" w14:paraId="0044F469" w14:textId="77777777" w:rsidTr="008659D5">
        <w:tc>
          <w:tcPr>
            <w:tcW w:w="9360" w:type="dxa"/>
          </w:tcPr>
          <w:p w14:paraId="6ACAC719" w14:textId="5C8F2A57" w:rsidR="008659D5" w:rsidRDefault="008659D5" w:rsidP="00B55C89">
            <w:pPr>
              <w:jc w:val="center"/>
              <w:rPr>
                <w:lang w:val="en-US"/>
              </w:rPr>
            </w:pPr>
            <w:r w:rsidRPr="008659D5">
              <w:rPr>
                <w:noProof/>
                <w:lang w:val="en-US"/>
              </w:rPr>
              <w:drawing>
                <wp:inline distT="0" distB="0" distL="0" distR="0" wp14:anchorId="7B5822BE" wp14:editId="198E520D">
                  <wp:extent cx="4785360" cy="753592"/>
                  <wp:effectExtent l="0" t="0" r="0" b="8890"/>
                  <wp:docPr id="164716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65582" name=""/>
                          <pic:cNvPicPr/>
                        </pic:nvPicPr>
                        <pic:blipFill>
                          <a:blip r:embed="rId41"/>
                          <a:stretch>
                            <a:fillRect/>
                          </a:stretch>
                        </pic:blipFill>
                        <pic:spPr>
                          <a:xfrm>
                            <a:off x="0" y="0"/>
                            <a:ext cx="4794720" cy="755066"/>
                          </a:xfrm>
                          <a:prstGeom prst="rect">
                            <a:avLst/>
                          </a:prstGeom>
                        </pic:spPr>
                      </pic:pic>
                    </a:graphicData>
                  </a:graphic>
                </wp:inline>
              </w:drawing>
            </w:r>
          </w:p>
        </w:tc>
      </w:tr>
    </w:tbl>
    <w:p w14:paraId="7F0E1A4D" w14:textId="77777777" w:rsidR="000E5B67" w:rsidRDefault="000E5B67" w:rsidP="00C51852">
      <w:pPr>
        <w:jc w:val="both"/>
        <w:rPr>
          <w:lang w:val="en-US"/>
        </w:rPr>
      </w:pPr>
    </w:p>
    <w:p w14:paraId="161CEC83" w14:textId="17C9112D" w:rsidR="000E5B67" w:rsidRPr="00B55C89" w:rsidRDefault="008659D5" w:rsidP="00C51852">
      <w:pPr>
        <w:pStyle w:val="ListParagraph"/>
        <w:numPr>
          <w:ilvl w:val="0"/>
          <w:numId w:val="10"/>
        </w:numPr>
        <w:jc w:val="both"/>
        <w:rPr>
          <w:rFonts w:ascii="Times New Roman" w:hAnsi="Times New Roman" w:cs="Times New Roman"/>
          <w:lang w:val="en-US"/>
        </w:rPr>
      </w:pPr>
      <w:r w:rsidRPr="00B55C89">
        <w:rPr>
          <w:rFonts w:ascii="Times New Roman" w:hAnsi="Times New Roman" w:cs="Times New Roman"/>
          <w:lang w:val="en-US"/>
        </w:rPr>
        <w:t>Xử lí khi đăng nhập thành công:</w:t>
      </w:r>
    </w:p>
    <w:tbl>
      <w:tblPr>
        <w:tblStyle w:val="TableGrid"/>
        <w:tblW w:w="0" w:type="auto"/>
        <w:jc w:val="center"/>
        <w:tblLook w:val="04A0" w:firstRow="1" w:lastRow="0" w:firstColumn="1" w:lastColumn="0" w:noHBand="0" w:noVBand="1"/>
      </w:tblPr>
      <w:tblGrid>
        <w:gridCol w:w="9360"/>
      </w:tblGrid>
      <w:tr w:rsidR="008659D5" w14:paraId="56A96A41" w14:textId="77777777" w:rsidTr="00124A0E">
        <w:trPr>
          <w:jc w:val="center"/>
        </w:trPr>
        <w:tc>
          <w:tcPr>
            <w:tcW w:w="9360" w:type="dxa"/>
          </w:tcPr>
          <w:p w14:paraId="507C9693" w14:textId="37231D5F" w:rsidR="008659D5" w:rsidRDefault="00124A0E" w:rsidP="00B55C89">
            <w:pPr>
              <w:jc w:val="center"/>
              <w:rPr>
                <w:lang w:val="en-US"/>
              </w:rPr>
            </w:pPr>
            <w:r w:rsidRPr="00124A0E">
              <w:rPr>
                <w:noProof/>
                <w:lang w:val="en-US"/>
              </w:rPr>
              <w:drawing>
                <wp:inline distT="0" distB="0" distL="0" distR="0" wp14:anchorId="592A94DC" wp14:editId="09A96E1F">
                  <wp:extent cx="5007859" cy="685370"/>
                  <wp:effectExtent l="0" t="0" r="2540" b="635"/>
                  <wp:docPr id="1054442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42929" name=""/>
                          <pic:cNvPicPr/>
                        </pic:nvPicPr>
                        <pic:blipFill>
                          <a:blip r:embed="rId42"/>
                          <a:stretch>
                            <a:fillRect/>
                          </a:stretch>
                        </pic:blipFill>
                        <pic:spPr>
                          <a:xfrm>
                            <a:off x="0" y="0"/>
                            <a:ext cx="5042759" cy="690146"/>
                          </a:xfrm>
                          <a:prstGeom prst="rect">
                            <a:avLst/>
                          </a:prstGeom>
                        </pic:spPr>
                      </pic:pic>
                    </a:graphicData>
                  </a:graphic>
                </wp:inline>
              </w:drawing>
            </w:r>
          </w:p>
        </w:tc>
      </w:tr>
    </w:tbl>
    <w:p w14:paraId="20B5DE9A" w14:textId="77777777" w:rsidR="008659D5" w:rsidRDefault="008659D5" w:rsidP="008659D5">
      <w:pPr>
        <w:ind w:left="360"/>
        <w:rPr>
          <w:lang w:val="en-US"/>
        </w:rPr>
      </w:pPr>
    </w:p>
    <w:p w14:paraId="5F281EC4" w14:textId="0D2C86B6" w:rsidR="002F0026" w:rsidRPr="00B55C89" w:rsidRDefault="00B7032F" w:rsidP="00BD1838">
      <w:pPr>
        <w:pStyle w:val="ListParagraph"/>
        <w:numPr>
          <w:ilvl w:val="0"/>
          <w:numId w:val="10"/>
        </w:numPr>
        <w:jc w:val="both"/>
        <w:rPr>
          <w:rFonts w:ascii="Times New Roman" w:hAnsi="Times New Roman" w:cs="Times New Roman"/>
          <w:lang w:val="en-US"/>
        </w:rPr>
      </w:pPr>
      <w:r>
        <w:rPr>
          <w:rFonts w:ascii="Times New Roman" w:hAnsi="Times New Roman" w:cs="Times New Roman"/>
          <w:lang w:val="en-US"/>
        </w:rPr>
        <w:t xml:space="preserve">Phương thức </w:t>
      </w:r>
      <w:r w:rsidR="002F0026" w:rsidRPr="00B55C89">
        <w:rPr>
          <w:rFonts w:ascii="Times New Roman" w:hAnsi="Times New Roman" w:cs="Times New Roman"/>
          <w:lang w:val="en-US"/>
        </w:rPr>
        <w:t>FacebookAuthProvider.credential()</w:t>
      </w:r>
      <w:r w:rsidR="00BD1838">
        <w:rPr>
          <w:rFonts w:ascii="Times New Roman" w:hAnsi="Times New Roman" w:cs="Times New Roman"/>
          <w:lang w:val="en-US"/>
        </w:rPr>
        <w:t>. Để tạo một credential từ token trả về của Facebook.</w:t>
      </w:r>
    </w:p>
    <w:p w14:paraId="59C7C7A1" w14:textId="3DD0A057" w:rsidR="002F0026" w:rsidRPr="00B55C89" w:rsidRDefault="00C85EAC" w:rsidP="00BD1838">
      <w:pPr>
        <w:pStyle w:val="ListParagraph"/>
        <w:numPr>
          <w:ilvl w:val="1"/>
          <w:numId w:val="22"/>
        </w:numPr>
        <w:jc w:val="both"/>
        <w:rPr>
          <w:rFonts w:ascii="Times New Roman" w:hAnsi="Times New Roman" w:cs="Times New Roman"/>
          <w:lang w:val="en-US"/>
        </w:rPr>
      </w:pPr>
      <w:r w:rsidRPr="00B55C89">
        <w:rPr>
          <w:rFonts w:ascii="Times New Roman" w:hAnsi="Times New Roman" w:cs="Times New Roman"/>
          <w:lang w:val="en-US"/>
        </w:rPr>
        <w:t>Chuyển đổi thành OAuthCredential cho Firebase.</w:t>
      </w:r>
    </w:p>
    <w:p w14:paraId="1E8BF25F" w14:textId="1BA9325C" w:rsidR="000E5B67" w:rsidRPr="00B55C89" w:rsidRDefault="00B7032F" w:rsidP="00BD1838">
      <w:pPr>
        <w:pStyle w:val="ListParagraph"/>
        <w:numPr>
          <w:ilvl w:val="0"/>
          <w:numId w:val="10"/>
        </w:numPr>
        <w:jc w:val="both"/>
        <w:rPr>
          <w:rFonts w:ascii="Times New Roman" w:hAnsi="Times New Roman" w:cs="Times New Roman"/>
          <w:lang w:val="en-US"/>
        </w:rPr>
      </w:pPr>
      <w:r>
        <w:rPr>
          <w:rFonts w:ascii="Times New Roman" w:hAnsi="Times New Roman" w:cs="Times New Roman"/>
          <w:lang w:val="en-US"/>
        </w:rPr>
        <w:t xml:space="preserve">Cũng giống như dịch vụ xác thực bằng Google </w:t>
      </w:r>
      <w:r w:rsidR="00C51852">
        <w:rPr>
          <w:rFonts w:ascii="Times New Roman" w:hAnsi="Times New Roman" w:cs="Times New Roman"/>
          <w:lang w:val="en-US"/>
        </w:rPr>
        <w:t xml:space="preserve">ta cần có Firebase Credential để gủi lên Firebase dùng hàm </w:t>
      </w:r>
      <w:proofErr w:type="gramStart"/>
      <w:r w:rsidR="00C85EAC" w:rsidRPr="00B55C89">
        <w:rPr>
          <w:rFonts w:ascii="Times New Roman" w:hAnsi="Times New Roman" w:cs="Times New Roman"/>
          <w:lang w:val="en-US"/>
        </w:rPr>
        <w:t>FirebaseAuth.instance.signInWithCredential</w:t>
      </w:r>
      <w:proofErr w:type="gramEnd"/>
      <w:r w:rsidR="00C85EAC" w:rsidRPr="00B55C89">
        <w:rPr>
          <w:rFonts w:ascii="Times New Roman" w:hAnsi="Times New Roman" w:cs="Times New Roman"/>
          <w:lang w:val="en-US"/>
        </w:rPr>
        <w:t>():</w:t>
      </w:r>
    </w:p>
    <w:p w14:paraId="6F1972C8" w14:textId="039D3746" w:rsidR="00C85EAC" w:rsidRPr="00B55C89" w:rsidRDefault="00C85EAC" w:rsidP="00BD1838">
      <w:pPr>
        <w:pStyle w:val="ListParagraph"/>
        <w:numPr>
          <w:ilvl w:val="1"/>
          <w:numId w:val="21"/>
        </w:numPr>
        <w:jc w:val="both"/>
        <w:rPr>
          <w:rFonts w:ascii="Times New Roman" w:hAnsi="Times New Roman" w:cs="Times New Roman"/>
          <w:lang w:val="en-US"/>
        </w:rPr>
      </w:pPr>
      <w:r w:rsidRPr="00B55C89">
        <w:rPr>
          <w:rFonts w:ascii="Times New Roman" w:hAnsi="Times New Roman" w:cs="Times New Roman"/>
          <w:lang w:val="en-US"/>
        </w:rPr>
        <w:t>Gửi credential lên Firebase.</w:t>
      </w:r>
    </w:p>
    <w:p w14:paraId="55962BA4" w14:textId="11A5968F" w:rsidR="00C85EAC" w:rsidRPr="00B55C89" w:rsidRDefault="00C85EAC" w:rsidP="00BD1838">
      <w:pPr>
        <w:pStyle w:val="ListParagraph"/>
        <w:numPr>
          <w:ilvl w:val="1"/>
          <w:numId w:val="21"/>
        </w:numPr>
        <w:jc w:val="both"/>
        <w:rPr>
          <w:rFonts w:ascii="Times New Roman" w:hAnsi="Times New Roman" w:cs="Times New Roman"/>
          <w:lang w:val="en-US"/>
        </w:rPr>
      </w:pPr>
      <w:proofErr w:type="gramStart"/>
      <w:r w:rsidRPr="00B55C89">
        <w:rPr>
          <w:rFonts w:ascii="Times New Roman" w:hAnsi="Times New Roman" w:cs="Times New Roman"/>
          <w:lang w:val="en-US"/>
        </w:rPr>
        <w:t>Firebase</w:t>
      </w:r>
      <w:proofErr w:type="gramEnd"/>
      <w:r w:rsidRPr="00B55C89">
        <w:rPr>
          <w:rFonts w:ascii="Times New Roman" w:hAnsi="Times New Roman" w:cs="Times New Roman"/>
          <w:lang w:val="en-US"/>
        </w:rPr>
        <w:t xml:space="preserve"> verify với Facebook server.</w:t>
      </w:r>
    </w:p>
    <w:p w14:paraId="0D661C0C" w14:textId="756FBDBC" w:rsidR="00C85EAC" w:rsidRDefault="00C85EAC" w:rsidP="00BD1838">
      <w:pPr>
        <w:pStyle w:val="ListParagraph"/>
        <w:numPr>
          <w:ilvl w:val="1"/>
          <w:numId w:val="21"/>
        </w:numPr>
        <w:jc w:val="both"/>
        <w:rPr>
          <w:rFonts w:ascii="Times New Roman" w:hAnsi="Times New Roman" w:cs="Times New Roman"/>
          <w:lang w:val="en-US"/>
        </w:rPr>
      </w:pPr>
      <w:r w:rsidRPr="00B55C89">
        <w:rPr>
          <w:rFonts w:ascii="Times New Roman" w:hAnsi="Times New Roman" w:cs="Times New Roman"/>
          <w:lang w:val="en-US"/>
        </w:rPr>
        <w:t>Tạo/cập nhật user trong Firebase Auth.</w:t>
      </w:r>
    </w:p>
    <w:p w14:paraId="4BA440D0" w14:textId="7B7B7A91" w:rsidR="00BD1838" w:rsidRPr="00B55C89" w:rsidRDefault="00BD1838" w:rsidP="00BD1838">
      <w:pPr>
        <w:pStyle w:val="ListParagraph"/>
        <w:numPr>
          <w:ilvl w:val="0"/>
          <w:numId w:val="21"/>
        </w:numPr>
        <w:jc w:val="both"/>
        <w:rPr>
          <w:rFonts w:ascii="Times New Roman" w:hAnsi="Times New Roman" w:cs="Times New Roman"/>
          <w:lang w:val="en-US"/>
        </w:rPr>
      </w:pPr>
      <w:r>
        <w:rPr>
          <w:rFonts w:ascii="Times New Roman" w:hAnsi="Times New Roman" w:cs="Times New Roman"/>
          <w:lang w:val="en-US"/>
        </w:rPr>
        <w:t>Hình 8 hiển thị đăng nhập bằng Facebook của ứng dụng, ta thấy khi đăng nhập thành công thì phần hiển thị thông tin các nhân sẽ thấy phần phương thức đăng nhập bằng Facebook.</w:t>
      </w:r>
    </w:p>
    <w:p w14:paraId="6BF8B22B" w14:textId="77777777" w:rsidR="000E5B67" w:rsidRDefault="000E5B67" w:rsidP="00A65B58">
      <w:pPr>
        <w:rPr>
          <w:lang w:val="en-US"/>
        </w:rPr>
      </w:pPr>
    </w:p>
    <w:tbl>
      <w:tblPr>
        <w:tblStyle w:val="TableGrid"/>
        <w:tblW w:w="0" w:type="auto"/>
        <w:tblLook w:val="04A0" w:firstRow="1" w:lastRow="0" w:firstColumn="1" w:lastColumn="0" w:noHBand="0" w:noVBand="1"/>
      </w:tblPr>
      <w:tblGrid>
        <w:gridCol w:w="4675"/>
        <w:gridCol w:w="4675"/>
      </w:tblGrid>
      <w:tr w:rsidR="00C85EAC" w14:paraId="0069075F" w14:textId="77777777" w:rsidTr="00BD1838">
        <w:tc>
          <w:tcPr>
            <w:tcW w:w="4675" w:type="dxa"/>
          </w:tcPr>
          <w:p w14:paraId="28574ED8" w14:textId="421018E6" w:rsidR="00C85EAC" w:rsidRDefault="00C847C8" w:rsidP="00C847C8">
            <w:pPr>
              <w:jc w:val="center"/>
              <w:rPr>
                <w:lang w:val="en-US"/>
              </w:rPr>
            </w:pPr>
            <w:r>
              <w:rPr>
                <w:noProof/>
                <w:lang w:val="en-US"/>
              </w:rPr>
              <w:drawing>
                <wp:inline distT="0" distB="0" distL="0" distR="0" wp14:anchorId="64480567" wp14:editId="2FC315FE">
                  <wp:extent cx="2169994" cy="4787138"/>
                  <wp:effectExtent l="0" t="0" r="1905" b="0"/>
                  <wp:docPr id="9840023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180462" cy="4810230"/>
                          </a:xfrm>
                          <a:prstGeom prst="rect">
                            <a:avLst/>
                          </a:prstGeom>
                          <a:noFill/>
                        </pic:spPr>
                      </pic:pic>
                    </a:graphicData>
                  </a:graphic>
                </wp:inline>
              </w:drawing>
            </w:r>
          </w:p>
        </w:tc>
        <w:tc>
          <w:tcPr>
            <w:tcW w:w="4675" w:type="dxa"/>
          </w:tcPr>
          <w:p w14:paraId="3878768E" w14:textId="2B30BD15" w:rsidR="00C85EAC" w:rsidRDefault="00941172" w:rsidP="00C847C8">
            <w:pPr>
              <w:jc w:val="center"/>
              <w:rPr>
                <w:lang w:val="en-US"/>
              </w:rPr>
            </w:pPr>
            <w:r>
              <w:rPr>
                <w:noProof/>
                <w:lang w:val="en-US"/>
              </w:rPr>
              <w:drawing>
                <wp:inline distT="0" distB="0" distL="0" distR="0" wp14:anchorId="6A931474" wp14:editId="6E254034">
                  <wp:extent cx="2169994" cy="4787138"/>
                  <wp:effectExtent l="0" t="0" r="1905" b="0"/>
                  <wp:docPr id="205968991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182394" cy="4814494"/>
                          </a:xfrm>
                          <a:prstGeom prst="rect">
                            <a:avLst/>
                          </a:prstGeom>
                          <a:noFill/>
                        </pic:spPr>
                      </pic:pic>
                    </a:graphicData>
                  </a:graphic>
                </wp:inline>
              </w:drawing>
            </w:r>
          </w:p>
        </w:tc>
      </w:tr>
      <w:tr w:rsidR="00941172" w:rsidRPr="00BD1838" w14:paraId="6037A49B" w14:textId="77777777" w:rsidTr="00BD1838">
        <w:tc>
          <w:tcPr>
            <w:tcW w:w="9350" w:type="dxa"/>
            <w:gridSpan w:val="2"/>
          </w:tcPr>
          <w:p w14:paraId="09536ADF" w14:textId="7A5FBA7F" w:rsidR="00941172" w:rsidRPr="00BD1838" w:rsidRDefault="00941172" w:rsidP="00BD1838">
            <w:pPr>
              <w:jc w:val="center"/>
              <w:rPr>
                <w:rFonts w:ascii="Times New Roman" w:hAnsi="Times New Roman" w:cs="Times New Roman"/>
                <w:lang w:val="en-US"/>
              </w:rPr>
            </w:pPr>
            <w:r w:rsidRPr="00BD1838">
              <w:rPr>
                <w:rFonts w:ascii="Times New Roman" w:hAnsi="Times New Roman" w:cs="Times New Roman"/>
                <w:lang w:val="en-US"/>
              </w:rPr>
              <w:t>Hình 8: demo đăng nhập bằng facebook</w:t>
            </w:r>
          </w:p>
        </w:tc>
      </w:tr>
    </w:tbl>
    <w:p w14:paraId="288D9FE3" w14:textId="77777777" w:rsidR="000E5B67" w:rsidRDefault="000E5B67" w:rsidP="00A65B58">
      <w:pPr>
        <w:rPr>
          <w:lang w:val="en-US"/>
        </w:rPr>
      </w:pPr>
    </w:p>
    <w:p w14:paraId="0B8535DE" w14:textId="77777777" w:rsidR="000E5B67" w:rsidRDefault="000E5B67" w:rsidP="00A65B58">
      <w:pPr>
        <w:rPr>
          <w:lang w:val="en-US"/>
        </w:rPr>
      </w:pPr>
    </w:p>
    <w:p w14:paraId="59623290" w14:textId="3037B543" w:rsidR="000E5B67" w:rsidRPr="00117D12" w:rsidRDefault="002A4897" w:rsidP="00117D12">
      <w:pPr>
        <w:pStyle w:val="ListParagraph"/>
        <w:numPr>
          <w:ilvl w:val="0"/>
          <w:numId w:val="1"/>
        </w:numPr>
        <w:jc w:val="both"/>
        <w:outlineLvl w:val="0"/>
        <w:rPr>
          <w:rFonts w:ascii="Times New Roman" w:hAnsi="Times New Roman" w:cs="Times New Roman"/>
          <w:b/>
          <w:bCs/>
          <w:lang w:val="en-US"/>
        </w:rPr>
      </w:pPr>
      <w:bookmarkStart w:id="13" w:name="_Toc213922297"/>
      <w:r w:rsidRPr="00117D12">
        <w:rPr>
          <w:rFonts w:ascii="Times New Roman" w:hAnsi="Times New Roman" w:cs="Times New Roman"/>
          <w:b/>
          <w:bCs/>
          <w:lang w:val="en-US"/>
        </w:rPr>
        <w:t xml:space="preserve">Quản lý </w:t>
      </w:r>
      <w:r w:rsidR="00887383" w:rsidRPr="00117D12">
        <w:rPr>
          <w:rFonts w:ascii="Times New Roman" w:hAnsi="Times New Roman" w:cs="Times New Roman"/>
          <w:b/>
          <w:bCs/>
          <w:lang w:val="en-US"/>
        </w:rPr>
        <w:t>người dùng:</w:t>
      </w:r>
      <w:bookmarkEnd w:id="13"/>
    </w:p>
    <w:p w14:paraId="5C47CDA9" w14:textId="5B081963" w:rsidR="00887383" w:rsidRPr="00117D12" w:rsidRDefault="007A1FCE" w:rsidP="00117D12">
      <w:pPr>
        <w:pStyle w:val="ListParagraph"/>
        <w:numPr>
          <w:ilvl w:val="0"/>
          <w:numId w:val="15"/>
        </w:numPr>
        <w:jc w:val="both"/>
        <w:outlineLvl w:val="1"/>
        <w:rPr>
          <w:rFonts w:ascii="Times New Roman" w:hAnsi="Times New Roman" w:cs="Times New Roman"/>
          <w:b/>
          <w:bCs/>
          <w:lang w:val="en-US"/>
        </w:rPr>
      </w:pPr>
      <w:bookmarkStart w:id="14" w:name="_Toc213922298"/>
      <w:r w:rsidRPr="00117D12">
        <w:rPr>
          <w:rFonts w:ascii="Times New Roman" w:hAnsi="Times New Roman" w:cs="Times New Roman"/>
          <w:b/>
          <w:bCs/>
          <w:lang w:val="en-US"/>
        </w:rPr>
        <w:t xml:space="preserve">Tại sao lại cần quản lý người </w:t>
      </w:r>
      <w:proofErr w:type="gramStart"/>
      <w:r w:rsidRPr="00117D12">
        <w:rPr>
          <w:rFonts w:ascii="Times New Roman" w:hAnsi="Times New Roman" w:cs="Times New Roman"/>
          <w:b/>
          <w:bCs/>
          <w:lang w:val="en-US"/>
        </w:rPr>
        <w:t>dùng ?</w:t>
      </w:r>
      <w:bookmarkEnd w:id="14"/>
      <w:proofErr w:type="gramEnd"/>
    </w:p>
    <w:p w14:paraId="2CA2D1E3" w14:textId="06A0EFD7" w:rsidR="007A1FCE" w:rsidRPr="00BD1838" w:rsidRDefault="00346E19" w:rsidP="00BD1838">
      <w:pPr>
        <w:pStyle w:val="ListParagraph"/>
        <w:numPr>
          <w:ilvl w:val="0"/>
          <w:numId w:val="10"/>
        </w:numPr>
        <w:jc w:val="both"/>
        <w:rPr>
          <w:rFonts w:ascii="Times New Roman" w:hAnsi="Times New Roman" w:cs="Times New Roman"/>
          <w:lang w:val="en-US"/>
        </w:rPr>
      </w:pPr>
      <w:r w:rsidRPr="00BD1838">
        <w:rPr>
          <w:rFonts w:ascii="Times New Roman" w:hAnsi="Times New Roman" w:cs="Times New Roman"/>
          <w:lang w:val="en-US"/>
        </w:rPr>
        <w:t>Hầu hết các ứng dụng cần biết danh tính của người dùng để:</w:t>
      </w:r>
    </w:p>
    <w:p w14:paraId="7AD4AF6B" w14:textId="4B9778B3" w:rsidR="00346E19" w:rsidRPr="00BD1838" w:rsidRDefault="00346E19" w:rsidP="00BD1838">
      <w:pPr>
        <w:pStyle w:val="ListParagraph"/>
        <w:numPr>
          <w:ilvl w:val="1"/>
          <w:numId w:val="10"/>
        </w:numPr>
        <w:jc w:val="both"/>
        <w:rPr>
          <w:rFonts w:ascii="Times New Roman" w:hAnsi="Times New Roman" w:cs="Times New Roman"/>
          <w:lang w:val="en-US"/>
        </w:rPr>
      </w:pPr>
      <w:r w:rsidRPr="00BD1838">
        <w:rPr>
          <w:rFonts w:ascii="Times New Roman" w:hAnsi="Times New Roman" w:cs="Times New Roman"/>
          <w:lang w:val="en-US"/>
        </w:rPr>
        <w:t>Lưu dữ liệu người dùng an toàn trên đám mây.</w:t>
      </w:r>
    </w:p>
    <w:p w14:paraId="0EAA7260" w14:textId="49B5827D" w:rsidR="00341CC8" w:rsidRPr="00BD1838" w:rsidRDefault="00341CC8" w:rsidP="00BD1838">
      <w:pPr>
        <w:pStyle w:val="ListParagraph"/>
        <w:numPr>
          <w:ilvl w:val="1"/>
          <w:numId w:val="10"/>
        </w:numPr>
        <w:jc w:val="both"/>
        <w:rPr>
          <w:rFonts w:ascii="Times New Roman" w:hAnsi="Times New Roman" w:cs="Times New Roman"/>
          <w:lang w:val="en-US"/>
        </w:rPr>
      </w:pPr>
      <w:r w:rsidRPr="00BD1838">
        <w:rPr>
          <w:rFonts w:ascii="Times New Roman" w:hAnsi="Times New Roman" w:cs="Times New Roman"/>
          <w:lang w:val="en-US"/>
        </w:rPr>
        <w:t>Cung cấp trải nghiệm cá nhân hoá nhất quán trên mọi thiết bị.</w:t>
      </w:r>
    </w:p>
    <w:p w14:paraId="042A9BED" w14:textId="09ADF319" w:rsidR="00341CC8" w:rsidRPr="00BD1838" w:rsidRDefault="00341CC8" w:rsidP="00BD1838">
      <w:pPr>
        <w:pStyle w:val="ListParagraph"/>
        <w:numPr>
          <w:ilvl w:val="0"/>
          <w:numId w:val="10"/>
        </w:numPr>
        <w:jc w:val="both"/>
        <w:rPr>
          <w:rFonts w:ascii="Times New Roman" w:hAnsi="Times New Roman" w:cs="Times New Roman"/>
          <w:lang w:val="en-US"/>
        </w:rPr>
      </w:pPr>
      <w:r w:rsidRPr="00BD1838">
        <w:rPr>
          <w:rFonts w:ascii="Times New Roman" w:hAnsi="Times New Roman" w:cs="Times New Roman"/>
          <w:lang w:val="en-US"/>
        </w:rPr>
        <w:t>Việc quản lý người dùng là phần không thể thiếu khi xây dựn ứng dụng, nhưng thường phức tạp và tiềm ẩn rủi ro bảo mật.</w:t>
      </w:r>
    </w:p>
    <w:p w14:paraId="344D3142" w14:textId="2DA363C2" w:rsidR="00341CC8" w:rsidRPr="00BD1838" w:rsidRDefault="006F4273" w:rsidP="00BD1838">
      <w:pPr>
        <w:pStyle w:val="ListParagraph"/>
        <w:numPr>
          <w:ilvl w:val="0"/>
          <w:numId w:val="10"/>
        </w:numPr>
        <w:jc w:val="both"/>
        <w:rPr>
          <w:rFonts w:ascii="Times New Roman" w:hAnsi="Times New Roman" w:cs="Times New Roman"/>
          <w:lang w:val="en-US"/>
        </w:rPr>
      </w:pPr>
      <w:r w:rsidRPr="00BD1838">
        <w:rPr>
          <w:rFonts w:ascii="Times New Roman" w:hAnsi="Times New Roman" w:cs="Times New Roman"/>
          <w:lang w:val="en-US"/>
        </w:rPr>
        <w:t>Với Firebase Authentication, nhà phát triển không cần tự xây dựng hệ thống xác thực và phân quyền từ đầu.</w:t>
      </w:r>
    </w:p>
    <w:p w14:paraId="033AE65E" w14:textId="63D32966" w:rsidR="006F4273" w:rsidRPr="00BD1838" w:rsidRDefault="006F4273" w:rsidP="00BD1838">
      <w:pPr>
        <w:pStyle w:val="ListParagraph"/>
        <w:numPr>
          <w:ilvl w:val="0"/>
          <w:numId w:val="10"/>
        </w:numPr>
        <w:jc w:val="both"/>
        <w:rPr>
          <w:rFonts w:ascii="Times New Roman" w:hAnsi="Times New Roman" w:cs="Times New Roman"/>
          <w:lang w:val="en-US"/>
        </w:rPr>
      </w:pPr>
      <w:r w:rsidRPr="00BD1838">
        <w:rPr>
          <w:rFonts w:ascii="Times New Roman" w:hAnsi="Times New Roman" w:cs="Times New Roman"/>
          <w:lang w:val="en-US"/>
        </w:rPr>
        <w:t>Firebase cung cấp các thư viện và dịch vụ xác thực an toàn, giúp quản lý người dùng dễ dàng và giảm thiểu lỗi bảo mật.</w:t>
      </w:r>
    </w:p>
    <w:p w14:paraId="192EBECA" w14:textId="194E3E81" w:rsidR="000E5B67" w:rsidRPr="00BD1838" w:rsidRDefault="00D47FAC" w:rsidP="00BD1838">
      <w:pPr>
        <w:pStyle w:val="ListParagraph"/>
        <w:numPr>
          <w:ilvl w:val="0"/>
          <w:numId w:val="10"/>
        </w:numPr>
        <w:jc w:val="both"/>
        <w:rPr>
          <w:rFonts w:ascii="Times New Roman" w:hAnsi="Times New Roman" w:cs="Times New Roman"/>
          <w:lang w:val="en-US"/>
        </w:rPr>
      </w:pPr>
      <w:r w:rsidRPr="00BD1838">
        <w:rPr>
          <w:rFonts w:ascii="Times New Roman" w:hAnsi="Times New Roman" w:cs="Times New Roman"/>
          <w:lang w:val="en-US"/>
        </w:rPr>
        <w:t xml:space="preserve">Các phương thức quản lý người </w:t>
      </w:r>
      <w:proofErr w:type="gramStart"/>
      <w:r w:rsidRPr="00BD1838">
        <w:rPr>
          <w:rFonts w:ascii="Times New Roman" w:hAnsi="Times New Roman" w:cs="Times New Roman"/>
          <w:lang w:val="en-US"/>
        </w:rPr>
        <w:t>dùng;</w:t>
      </w:r>
      <w:proofErr w:type="gramEnd"/>
      <w:r w:rsidRPr="00BD1838">
        <w:rPr>
          <w:rFonts w:ascii="Times New Roman" w:hAnsi="Times New Roman" w:cs="Times New Roman"/>
          <w:lang w:val="en-US"/>
        </w:rPr>
        <w:t xml:space="preserve"> </w:t>
      </w:r>
    </w:p>
    <w:p w14:paraId="1752F61C" w14:textId="77777777" w:rsidR="00FC6667" w:rsidRPr="00BD1838" w:rsidRDefault="00FC6667" w:rsidP="00FC6667">
      <w:pPr>
        <w:pStyle w:val="ListParagraph"/>
        <w:rPr>
          <w:rFonts w:ascii="Times New Roman" w:hAnsi="Times New Roman" w:cs="Times New Roman"/>
          <w:lang w:val="en-US"/>
        </w:rPr>
      </w:pPr>
    </w:p>
    <w:tbl>
      <w:tblPr>
        <w:tblStyle w:val="TableGrid"/>
        <w:tblW w:w="9214"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7"/>
        <w:gridCol w:w="4817"/>
      </w:tblGrid>
      <w:tr w:rsidR="00D47FAC" w:rsidRPr="00BD1838" w14:paraId="3C3D0241" w14:textId="77777777" w:rsidTr="00BD1838">
        <w:tc>
          <w:tcPr>
            <w:tcW w:w="4397" w:type="dxa"/>
          </w:tcPr>
          <w:p w14:paraId="03456B92" w14:textId="70650896" w:rsidR="00D47FAC" w:rsidRPr="00BD1838" w:rsidRDefault="00FC6667" w:rsidP="00BD1838">
            <w:pPr>
              <w:jc w:val="center"/>
              <w:rPr>
                <w:rFonts w:ascii="Times New Roman" w:hAnsi="Times New Roman" w:cs="Times New Roman"/>
                <w:b/>
                <w:bCs/>
                <w:lang w:val="en-US"/>
              </w:rPr>
            </w:pPr>
            <w:r w:rsidRPr="00BD1838">
              <w:rPr>
                <w:rFonts w:ascii="Times New Roman" w:hAnsi="Times New Roman" w:cs="Times New Roman"/>
                <w:b/>
                <w:bCs/>
                <w:lang w:val="en-US"/>
              </w:rPr>
              <w:t xml:space="preserve">Quản lý từ phía Người </w:t>
            </w:r>
            <w:proofErr w:type="gramStart"/>
            <w:r w:rsidRPr="00BD1838">
              <w:rPr>
                <w:rFonts w:ascii="Times New Roman" w:hAnsi="Times New Roman" w:cs="Times New Roman"/>
                <w:b/>
                <w:bCs/>
                <w:lang w:val="en-US"/>
              </w:rPr>
              <w:t>dùngn(</w:t>
            </w:r>
            <w:proofErr w:type="gramEnd"/>
            <w:r w:rsidRPr="00BD1838">
              <w:rPr>
                <w:rFonts w:ascii="Times New Roman" w:hAnsi="Times New Roman" w:cs="Times New Roman"/>
                <w:b/>
                <w:bCs/>
                <w:lang w:val="en-US"/>
              </w:rPr>
              <w:t>User)</w:t>
            </w:r>
          </w:p>
        </w:tc>
        <w:tc>
          <w:tcPr>
            <w:tcW w:w="4817" w:type="dxa"/>
          </w:tcPr>
          <w:p w14:paraId="193C6009" w14:textId="25419384" w:rsidR="00D47FAC" w:rsidRPr="00BD1838" w:rsidRDefault="000F2A97" w:rsidP="00BD1838">
            <w:pPr>
              <w:jc w:val="center"/>
              <w:rPr>
                <w:rFonts w:ascii="Times New Roman" w:hAnsi="Times New Roman" w:cs="Times New Roman"/>
                <w:b/>
                <w:bCs/>
                <w:lang w:val="en-US"/>
              </w:rPr>
            </w:pPr>
            <w:r w:rsidRPr="00BD1838">
              <w:rPr>
                <w:rFonts w:ascii="Times New Roman" w:hAnsi="Times New Roman" w:cs="Times New Roman"/>
                <w:b/>
                <w:bCs/>
                <w:lang w:val="en-US"/>
              </w:rPr>
              <w:t>Quản lý từ phía Quản trị viên (Admin)</w:t>
            </w:r>
          </w:p>
        </w:tc>
      </w:tr>
      <w:tr w:rsidR="00D47FAC" w:rsidRPr="00BD1838" w14:paraId="22BEF9F6" w14:textId="77777777" w:rsidTr="00BD1838">
        <w:tc>
          <w:tcPr>
            <w:tcW w:w="4397" w:type="dxa"/>
          </w:tcPr>
          <w:p w14:paraId="685A01E5" w14:textId="77777777" w:rsidR="000F2A97" w:rsidRPr="00BD1838" w:rsidRDefault="000F2A97" w:rsidP="00BD1838">
            <w:pPr>
              <w:pStyle w:val="ListParagraph"/>
              <w:numPr>
                <w:ilvl w:val="0"/>
                <w:numId w:val="10"/>
              </w:numPr>
              <w:ind w:left="357" w:hanging="357"/>
              <w:jc w:val="both"/>
              <w:rPr>
                <w:rFonts w:ascii="Times New Roman" w:hAnsi="Times New Roman" w:cs="Times New Roman"/>
                <w:lang w:val="en-US"/>
              </w:rPr>
            </w:pPr>
            <w:r w:rsidRPr="00BD1838">
              <w:rPr>
                <w:rFonts w:ascii="Times New Roman" w:hAnsi="Times New Roman" w:cs="Times New Roman"/>
                <w:lang w:val="en-US"/>
              </w:rPr>
              <w:t>Đăng ký tài khoản (Email/Password hoặc Google, Facebook).</w:t>
            </w:r>
          </w:p>
          <w:p w14:paraId="67D6D87B" w14:textId="77777777" w:rsidR="000F2A97" w:rsidRPr="00BD1838" w:rsidRDefault="000F2A97" w:rsidP="00BD1838">
            <w:pPr>
              <w:pStyle w:val="ListParagraph"/>
              <w:numPr>
                <w:ilvl w:val="0"/>
                <w:numId w:val="10"/>
              </w:numPr>
              <w:ind w:left="357" w:hanging="357"/>
              <w:jc w:val="both"/>
              <w:rPr>
                <w:rFonts w:ascii="Times New Roman" w:hAnsi="Times New Roman" w:cs="Times New Roman"/>
                <w:lang w:val="en-US"/>
              </w:rPr>
            </w:pPr>
            <w:r w:rsidRPr="00BD1838">
              <w:rPr>
                <w:rFonts w:ascii="Times New Roman" w:hAnsi="Times New Roman" w:cs="Times New Roman"/>
                <w:lang w:val="en-US"/>
              </w:rPr>
              <w:t>Hiển thị/cập nhật thông tin cá nhân.</w:t>
            </w:r>
          </w:p>
          <w:p w14:paraId="0B8C3EF3" w14:textId="2977B7FC" w:rsidR="00D47FAC" w:rsidRPr="00BD1838" w:rsidRDefault="000F2A97" w:rsidP="00BD1838">
            <w:pPr>
              <w:pStyle w:val="ListParagraph"/>
              <w:numPr>
                <w:ilvl w:val="0"/>
                <w:numId w:val="10"/>
              </w:numPr>
              <w:ind w:left="357" w:hanging="357"/>
              <w:jc w:val="both"/>
              <w:rPr>
                <w:rFonts w:ascii="Times New Roman" w:hAnsi="Times New Roman" w:cs="Times New Roman"/>
                <w:lang w:val="en-US"/>
              </w:rPr>
            </w:pPr>
            <w:r w:rsidRPr="00BD1838">
              <w:rPr>
                <w:rFonts w:ascii="Times New Roman" w:hAnsi="Times New Roman" w:cs="Times New Roman"/>
                <w:lang w:val="en-US"/>
              </w:rPr>
              <w:t xml:space="preserve">Gửi yêu cầu xác thực qua </w:t>
            </w:r>
            <w:proofErr w:type="gramStart"/>
            <w:r w:rsidRPr="00BD1838">
              <w:rPr>
                <w:rFonts w:ascii="Times New Roman" w:hAnsi="Times New Roman" w:cs="Times New Roman"/>
                <w:lang w:val="en-US"/>
              </w:rPr>
              <w:t>Email</w:t>
            </w:r>
            <w:proofErr w:type="gramEnd"/>
            <w:r w:rsidRPr="00BD1838">
              <w:rPr>
                <w:rFonts w:ascii="Times New Roman" w:hAnsi="Times New Roman" w:cs="Times New Roman"/>
                <w:lang w:val="en-US"/>
              </w:rPr>
              <w:t xml:space="preserve"> (xác minh tài khoản, đặt lại mật khẩu).</w:t>
            </w:r>
          </w:p>
        </w:tc>
        <w:tc>
          <w:tcPr>
            <w:tcW w:w="4817" w:type="dxa"/>
          </w:tcPr>
          <w:p w14:paraId="249AC3CE" w14:textId="77777777" w:rsidR="00D47FAC" w:rsidRPr="00BD1838" w:rsidRDefault="00457724" w:rsidP="00BD1838">
            <w:pPr>
              <w:pStyle w:val="ListParagraph"/>
              <w:numPr>
                <w:ilvl w:val="0"/>
                <w:numId w:val="10"/>
              </w:numPr>
              <w:ind w:left="357" w:hanging="357"/>
              <w:jc w:val="both"/>
              <w:rPr>
                <w:rFonts w:ascii="Times New Roman" w:hAnsi="Times New Roman" w:cs="Times New Roman"/>
                <w:lang w:val="en-US"/>
              </w:rPr>
            </w:pPr>
            <w:r w:rsidRPr="00BD1838">
              <w:rPr>
                <w:rFonts w:ascii="Times New Roman" w:hAnsi="Times New Roman" w:cs="Times New Roman"/>
                <w:lang w:val="en-US"/>
              </w:rPr>
              <w:t>Quản lý người dùng: xem danh sách, tìm kiếm, kích hoạt/vô hiệu hóa tài khoản.</w:t>
            </w:r>
          </w:p>
          <w:p w14:paraId="7DF2A0F0" w14:textId="77777777" w:rsidR="00457724" w:rsidRPr="00BD1838" w:rsidRDefault="00457724" w:rsidP="00BD1838">
            <w:pPr>
              <w:pStyle w:val="ListParagraph"/>
              <w:numPr>
                <w:ilvl w:val="0"/>
                <w:numId w:val="10"/>
              </w:numPr>
              <w:ind w:left="357" w:hanging="357"/>
              <w:jc w:val="both"/>
              <w:rPr>
                <w:rFonts w:ascii="Times New Roman" w:hAnsi="Times New Roman" w:cs="Times New Roman"/>
                <w:lang w:val="en-US"/>
              </w:rPr>
            </w:pPr>
            <w:r w:rsidRPr="00BD1838">
              <w:rPr>
                <w:rFonts w:ascii="Times New Roman" w:hAnsi="Times New Roman" w:cs="Times New Roman"/>
                <w:lang w:val="en-US"/>
              </w:rPr>
              <w:t xml:space="preserve">Xem chi tiết người dùng trong Firestore (email, tuổi, giới tính, trạng thái, ngày </w:t>
            </w:r>
            <w:proofErr w:type="gramStart"/>
            <w:r w:rsidRPr="00BD1838">
              <w:rPr>
                <w:rFonts w:ascii="Times New Roman" w:hAnsi="Times New Roman" w:cs="Times New Roman"/>
                <w:lang w:val="en-US"/>
              </w:rPr>
              <w:t>tạo,...</w:t>
            </w:r>
            <w:proofErr w:type="gramEnd"/>
            <w:r w:rsidRPr="00BD1838">
              <w:rPr>
                <w:rFonts w:ascii="Times New Roman" w:hAnsi="Times New Roman" w:cs="Times New Roman"/>
                <w:lang w:val="en-US"/>
              </w:rPr>
              <w:t>).</w:t>
            </w:r>
          </w:p>
          <w:p w14:paraId="1E57A0C2" w14:textId="487037AA" w:rsidR="00457724" w:rsidRPr="00BD1838" w:rsidRDefault="00D57718" w:rsidP="00BD1838">
            <w:pPr>
              <w:pStyle w:val="ListParagraph"/>
              <w:numPr>
                <w:ilvl w:val="0"/>
                <w:numId w:val="10"/>
              </w:numPr>
              <w:ind w:left="357" w:hanging="357"/>
              <w:jc w:val="both"/>
              <w:rPr>
                <w:rFonts w:ascii="Times New Roman" w:hAnsi="Times New Roman" w:cs="Times New Roman"/>
                <w:lang w:val="en-US"/>
              </w:rPr>
            </w:pPr>
            <w:r w:rsidRPr="00BD1838">
              <w:rPr>
                <w:rFonts w:ascii="Times New Roman" w:hAnsi="Times New Roman" w:cs="Times New Roman"/>
                <w:lang w:val="en-US"/>
              </w:rPr>
              <w:t>Xóa tài khoản người dùng.</w:t>
            </w:r>
          </w:p>
        </w:tc>
      </w:tr>
    </w:tbl>
    <w:p w14:paraId="62F811DB" w14:textId="77777777" w:rsidR="00D47FAC" w:rsidRPr="00D47FAC" w:rsidRDefault="00D47FAC" w:rsidP="00D47FAC">
      <w:pPr>
        <w:rPr>
          <w:lang w:val="en-US"/>
        </w:rPr>
      </w:pPr>
    </w:p>
    <w:p w14:paraId="604E4287" w14:textId="152D57BA" w:rsidR="000E5B67" w:rsidRPr="00117D12" w:rsidRDefault="00D57718" w:rsidP="00117D12">
      <w:pPr>
        <w:pStyle w:val="ListParagraph"/>
        <w:numPr>
          <w:ilvl w:val="0"/>
          <w:numId w:val="15"/>
        </w:numPr>
        <w:outlineLvl w:val="1"/>
        <w:rPr>
          <w:rFonts w:ascii="Times New Roman" w:hAnsi="Times New Roman" w:cs="Times New Roman"/>
          <w:b/>
          <w:bCs/>
          <w:lang w:val="en-US"/>
        </w:rPr>
      </w:pPr>
      <w:bookmarkStart w:id="15" w:name="_Toc213922299"/>
      <w:r w:rsidRPr="00117D12">
        <w:rPr>
          <w:rFonts w:ascii="Times New Roman" w:hAnsi="Times New Roman" w:cs="Times New Roman"/>
          <w:b/>
          <w:bCs/>
          <w:lang w:val="en-US"/>
        </w:rPr>
        <w:t>Cấu trúc dữ liệu trong Firebase:</w:t>
      </w:r>
      <w:bookmarkEnd w:id="15"/>
    </w:p>
    <w:tbl>
      <w:tblPr>
        <w:tblStyle w:val="TableGrid"/>
        <w:tblW w:w="9356" w:type="dxa"/>
        <w:tblInd w:w="137" w:type="dxa"/>
        <w:tblLook w:val="04A0" w:firstRow="1" w:lastRow="0" w:firstColumn="1" w:lastColumn="0" w:noHBand="0" w:noVBand="1"/>
      </w:tblPr>
      <w:tblGrid>
        <w:gridCol w:w="9356"/>
      </w:tblGrid>
      <w:tr w:rsidR="006A633E" w14:paraId="65D99885" w14:textId="77777777" w:rsidTr="00BD1838">
        <w:tc>
          <w:tcPr>
            <w:tcW w:w="9356" w:type="dxa"/>
          </w:tcPr>
          <w:p w14:paraId="21E19338" w14:textId="27AD73B2" w:rsidR="006A633E" w:rsidRDefault="006A633E" w:rsidP="00BD1838">
            <w:pPr>
              <w:jc w:val="center"/>
              <w:rPr>
                <w:lang w:val="en-US"/>
              </w:rPr>
            </w:pPr>
            <w:r>
              <w:rPr>
                <w:noProof/>
                <w:lang w:val="en-US"/>
              </w:rPr>
              <w:drawing>
                <wp:inline distT="0" distB="0" distL="0" distR="0" wp14:anchorId="55E069E2" wp14:editId="1E10C2F7">
                  <wp:extent cx="5233670" cy="1894562"/>
                  <wp:effectExtent l="0" t="0" r="5080" b="0"/>
                  <wp:docPr id="69609634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86560" cy="1913708"/>
                          </a:xfrm>
                          <a:prstGeom prst="rect">
                            <a:avLst/>
                          </a:prstGeom>
                          <a:noFill/>
                        </pic:spPr>
                      </pic:pic>
                    </a:graphicData>
                  </a:graphic>
                </wp:inline>
              </w:drawing>
            </w:r>
          </w:p>
        </w:tc>
      </w:tr>
      <w:tr w:rsidR="006A633E" w:rsidRPr="00BD1838" w14:paraId="59400A41" w14:textId="77777777" w:rsidTr="00BD1838">
        <w:tc>
          <w:tcPr>
            <w:tcW w:w="9356" w:type="dxa"/>
          </w:tcPr>
          <w:p w14:paraId="67BD039A" w14:textId="3FB6FC8E" w:rsidR="006A633E" w:rsidRPr="00BD1838" w:rsidRDefault="006A633E" w:rsidP="00BD1838">
            <w:pPr>
              <w:jc w:val="center"/>
              <w:rPr>
                <w:rFonts w:ascii="Times New Roman" w:hAnsi="Times New Roman" w:cs="Times New Roman"/>
                <w:lang w:val="en-US"/>
              </w:rPr>
            </w:pPr>
            <w:r w:rsidRPr="00BD1838">
              <w:rPr>
                <w:rFonts w:ascii="Times New Roman" w:hAnsi="Times New Roman" w:cs="Times New Roman"/>
                <w:lang w:val="en-US"/>
              </w:rPr>
              <w:t xml:space="preserve">Hình 9: </w:t>
            </w:r>
            <w:r w:rsidR="00AE2F20" w:rsidRPr="00BD1838">
              <w:rPr>
                <w:rFonts w:ascii="Times New Roman" w:hAnsi="Times New Roman" w:cs="Times New Roman"/>
                <w:lang w:val="en-US"/>
              </w:rPr>
              <w:t>Cấu trúc dữ liệu trong Firestore Database</w:t>
            </w:r>
          </w:p>
        </w:tc>
      </w:tr>
    </w:tbl>
    <w:p w14:paraId="01CE4FE6" w14:textId="7FF4895A" w:rsidR="00D57718" w:rsidRPr="00BD1838" w:rsidRDefault="00D57718" w:rsidP="00BD1838">
      <w:pPr>
        <w:jc w:val="both"/>
        <w:rPr>
          <w:rFonts w:ascii="Times New Roman" w:hAnsi="Times New Roman" w:cs="Times New Roman"/>
          <w:lang w:val="en-US"/>
        </w:rPr>
      </w:pPr>
    </w:p>
    <w:p w14:paraId="2D073695" w14:textId="520DDA4B" w:rsidR="000E5B67" w:rsidRPr="00BD1838" w:rsidRDefault="00AE2F20" w:rsidP="007513F9">
      <w:pPr>
        <w:pStyle w:val="ListParagraph"/>
        <w:numPr>
          <w:ilvl w:val="0"/>
          <w:numId w:val="10"/>
        </w:numPr>
        <w:jc w:val="both"/>
        <w:rPr>
          <w:rFonts w:ascii="Times New Roman" w:hAnsi="Times New Roman" w:cs="Times New Roman"/>
          <w:lang w:val="en-US"/>
        </w:rPr>
      </w:pPr>
      <w:r w:rsidRPr="00BD1838">
        <w:rPr>
          <w:rFonts w:ascii="Times New Roman" w:hAnsi="Times New Roman" w:cs="Times New Roman"/>
          <w:lang w:val="en-US"/>
        </w:rPr>
        <w:t>Trong Firestore Database, mỗi user (tương ứng với một tài khoản Email) sẽ được phân biệt bằng UID (User ID) duy nhất.</w:t>
      </w:r>
    </w:p>
    <w:p w14:paraId="38C8B3ED" w14:textId="1606C635" w:rsidR="00007079" w:rsidRPr="00BD1838" w:rsidRDefault="00007079" w:rsidP="007513F9">
      <w:pPr>
        <w:pStyle w:val="ListParagraph"/>
        <w:numPr>
          <w:ilvl w:val="0"/>
          <w:numId w:val="10"/>
        </w:numPr>
        <w:jc w:val="both"/>
        <w:rPr>
          <w:rFonts w:ascii="Times New Roman" w:hAnsi="Times New Roman" w:cs="Times New Roman"/>
          <w:lang w:val="en-US"/>
        </w:rPr>
      </w:pPr>
      <w:r w:rsidRPr="00BD1838">
        <w:rPr>
          <w:rFonts w:ascii="Times New Roman" w:hAnsi="Times New Roman" w:cs="Times New Roman"/>
          <w:lang w:val="en-US"/>
        </w:rPr>
        <w:t>Mỗi UID chứa dữ liệu bao gồm các trường (fields) và giá trị tương ứng của chúng, được tổ chức dưới dạng key-value.</w:t>
      </w:r>
    </w:p>
    <w:p w14:paraId="7B610C1A" w14:textId="77777777" w:rsidR="005E6DEE" w:rsidRPr="00BD1838" w:rsidRDefault="005E6DEE" w:rsidP="007513F9">
      <w:pPr>
        <w:pStyle w:val="ListParagraph"/>
        <w:jc w:val="both"/>
        <w:rPr>
          <w:rFonts w:ascii="Times New Roman" w:hAnsi="Times New Roman" w:cs="Times New Roman"/>
          <w:lang w:val="en-US"/>
        </w:rPr>
      </w:pPr>
    </w:p>
    <w:p w14:paraId="6710D866" w14:textId="616D5E93" w:rsidR="005E6DEE" w:rsidRPr="00117D12" w:rsidRDefault="005E6DEE" w:rsidP="00117D12">
      <w:pPr>
        <w:pStyle w:val="ListParagraph"/>
        <w:numPr>
          <w:ilvl w:val="0"/>
          <w:numId w:val="15"/>
        </w:numPr>
        <w:jc w:val="both"/>
        <w:outlineLvl w:val="1"/>
        <w:rPr>
          <w:rFonts w:ascii="Times New Roman" w:hAnsi="Times New Roman" w:cs="Times New Roman"/>
          <w:b/>
          <w:bCs/>
          <w:lang w:val="en-US"/>
        </w:rPr>
      </w:pPr>
      <w:bookmarkStart w:id="16" w:name="_Toc213922300"/>
      <w:r w:rsidRPr="00117D12">
        <w:rPr>
          <w:rFonts w:ascii="Times New Roman" w:hAnsi="Times New Roman" w:cs="Times New Roman"/>
          <w:b/>
          <w:bCs/>
          <w:lang w:val="en-US"/>
        </w:rPr>
        <w:t xml:space="preserve">Hiển </w:t>
      </w:r>
      <w:proofErr w:type="gramStart"/>
      <w:r w:rsidRPr="00117D12">
        <w:rPr>
          <w:rFonts w:ascii="Times New Roman" w:hAnsi="Times New Roman" w:cs="Times New Roman"/>
          <w:b/>
          <w:bCs/>
          <w:lang w:val="en-US"/>
        </w:rPr>
        <w:t xml:space="preserve">thị </w:t>
      </w:r>
      <w:r w:rsidR="00FF1D11" w:rsidRPr="00117D12">
        <w:rPr>
          <w:rFonts w:ascii="Times New Roman" w:hAnsi="Times New Roman" w:cs="Times New Roman"/>
          <w:b/>
          <w:bCs/>
          <w:lang w:val="en-US"/>
        </w:rPr>
        <w:t xml:space="preserve"> và</w:t>
      </w:r>
      <w:proofErr w:type="gramEnd"/>
      <w:r w:rsidR="00FF1D11" w:rsidRPr="00117D12">
        <w:rPr>
          <w:rFonts w:ascii="Times New Roman" w:hAnsi="Times New Roman" w:cs="Times New Roman"/>
          <w:b/>
          <w:bCs/>
          <w:lang w:val="en-US"/>
        </w:rPr>
        <w:t xml:space="preserve"> cập nhật </w:t>
      </w:r>
      <w:r w:rsidRPr="00117D12">
        <w:rPr>
          <w:rFonts w:ascii="Times New Roman" w:hAnsi="Times New Roman" w:cs="Times New Roman"/>
          <w:b/>
          <w:bCs/>
          <w:lang w:val="en-US"/>
        </w:rPr>
        <w:t>thông tin người dùng từ Firestore Database:</w:t>
      </w:r>
      <w:bookmarkEnd w:id="16"/>
    </w:p>
    <w:p w14:paraId="08C1D320" w14:textId="7C2F7818" w:rsidR="00007079" w:rsidRPr="00BD1838" w:rsidRDefault="00007079" w:rsidP="007513F9">
      <w:pPr>
        <w:pStyle w:val="ListParagraph"/>
        <w:numPr>
          <w:ilvl w:val="0"/>
          <w:numId w:val="10"/>
        </w:numPr>
        <w:jc w:val="both"/>
        <w:rPr>
          <w:rFonts w:ascii="Times New Roman" w:hAnsi="Times New Roman" w:cs="Times New Roman"/>
          <w:lang w:val="en-US"/>
        </w:rPr>
      </w:pPr>
      <w:r w:rsidRPr="00BD1838">
        <w:rPr>
          <w:rFonts w:ascii="Times New Roman" w:hAnsi="Times New Roman" w:cs="Times New Roman"/>
          <w:lang w:val="en-US"/>
        </w:rPr>
        <w:t xml:space="preserve">Để có thể sử dụng Firestore Database đầu tiền ta cần </w:t>
      </w:r>
      <w:r w:rsidR="00BB2C74" w:rsidRPr="00BD1838">
        <w:rPr>
          <w:rFonts w:ascii="Times New Roman" w:hAnsi="Times New Roman" w:cs="Times New Roman"/>
          <w:lang w:val="en-US"/>
        </w:rPr>
        <w:t xml:space="preserve">thêm các gói cần thiết trong </w:t>
      </w:r>
      <w:proofErr w:type="gramStart"/>
      <w:r w:rsidR="00BB2C74" w:rsidRPr="00BD1838">
        <w:rPr>
          <w:rFonts w:ascii="Times New Roman" w:hAnsi="Times New Roman" w:cs="Times New Roman"/>
          <w:lang w:val="en-US"/>
        </w:rPr>
        <w:t>pubspec.yaml</w:t>
      </w:r>
      <w:proofErr w:type="gramEnd"/>
      <w:r w:rsidR="00BB2C74" w:rsidRPr="00BD1838">
        <w:rPr>
          <w:rFonts w:ascii="Times New Roman" w:hAnsi="Times New Roman" w:cs="Times New Roman"/>
          <w:lang w:val="en-US"/>
        </w:rPr>
        <w:t>:</w:t>
      </w:r>
    </w:p>
    <w:tbl>
      <w:tblPr>
        <w:tblStyle w:val="TableGrid"/>
        <w:tblW w:w="0" w:type="auto"/>
        <w:jc w:val="center"/>
        <w:tblLook w:val="04A0" w:firstRow="1" w:lastRow="0" w:firstColumn="1" w:lastColumn="0" w:noHBand="0" w:noVBand="1"/>
      </w:tblPr>
      <w:tblGrid>
        <w:gridCol w:w="9360"/>
      </w:tblGrid>
      <w:tr w:rsidR="00BB2C74" w14:paraId="31D5F2AD" w14:textId="77777777" w:rsidTr="00BB2C74">
        <w:trPr>
          <w:jc w:val="center"/>
        </w:trPr>
        <w:tc>
          <w:tcPr>
            <w:tcW w:w="9360" w:type="dxa"/>
          </w:tcPr>
          <w:p w14:paraId="0B8CC107" w14:textId="540FDF3C" w:rsidR="00BB2C74" w:rsidRDefault="00BB2C74" w:rsidP="00BD1838">
            <w:pPr>
              <w:jc w:val="center"/>
              <w:rPr>
                <w:lang w:val="en-US"/>
              </w:rPr>
            </w:pPr>
            <w:r w:rsidRPr="00BB2C74">
              <w:rPr>
                <w:noProof/>
                <w:lang w:val="en-US"/>
              </w:rPr>
              <w:lastRenderedPageBreak/>
              <w:drawing>
                <wp:inline distT="0" distB="0" distL="0" distR="0" wp14:anchorId="7FF3D311" wp14:editId="67DBEA1E">
                  <wp:extent cx="4373880" cy="722905"/>
                  <wp:effectExtent l="0" t="0" r="7620" b="1270"/>
                  <wp:docPr id="188853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34588" name=""/>
                          <pic:cNvPicPr/>
                        </pic:nvPicPr>
                        <pic:blipFill>
                          <a:blip r:embed="rId46"/>
                          <a:stretch>
                            <a:fillRect/>
                          </a:stretch>
                        </pic:blipFill>
                        <pic:spPr>
                          <a:xfrm>
                            <a:off x="0" y="0"/>
                            <a:ext cx="4378220" cy="723622"/>
                          </a:xfrm>
                          <a:prstGeom prst="rect">
                            <a:avLst/>
                          </a:prstGeom>
                        </pic:spPr>
                      </pic:pic>
                    </a:graphicData>
                  </a:graphic>
                </wp:inline>
              </w:drawing>
            </w:r>
          </w:p>
        </w:tc>
      </w:tr>
    </w:tbl>
    <w:p w14:paraId="79125D2B" w14:textId="77777777" w:rsidR="00BB2C74" w:rsidRPr="00BB2C74" w:rsidRDefault="00BB2C74" w:rsidP="007513F9">
      <w:pPr>
        <w:jc w:val="both"/>
        <w:rPr>
          <w:lang w:val="en-US"/>
        </w:rPr>
      </w:pPr>
    </w:p>
    <w:p w14:paraId="37DA47B8" w14:textId="46BE15FD" w:rsidR="000E5B67" w:rsidRPr="00BD1838" w:rsidRDefault="00BB2C74" w:rsidP="00117D12">
      <w:pPr>
        <w:pStyle w:val="ListParagraph"/>
        <w:numPr>
          <w:ilvl w:val="0"/>
          <w:numId w:val="10"/>
        </w:numPr>
        <w:jc w:val="both"/>
        <w:rPr>
          <w:rFonts w:ascii="Times New Roman" w:hAnsi="Times New Roman" w:cs="Times New Roman"/>
          <w:lang w:val="en-US"/>
        </w:rPr>
      </w:pPr>
      <w:r w:rsidRPr="00BD1838">
        <w:rPr>
          <w:rFonts w:ascii="Times New Roman" w:hAnsi="Times New Roman" w:cs="Times New Roman"/>
          <w:lang w:val="en-US"/>
        </w:rPr>
        <w:t xml:space="preserve">Các cách lấy thông tin người dùng hiện tại: </w:t>
      </w:r>
    </w:p>
    <w:p w14:paraId="3D48ED6D" w14:textId="3995FAB4" w:rsidR="000E5B67" w:rsidRPr="00BD1838" w:rsidRDefault="00133A00" w:rsidP="00117D12">
      <w:pPr>
        <w:pStyle w:val="ListParagraph"/>
        <w:numPr>
          <w:ilvl w:val="1"/>
          <w:numId w:val="10"/>
        </w:numPr>
        <w:jc w:val="both"/>
        <w:rPr>
          <w:rFonts w:ascii="Times New Roman" w:hAnsi="Times New Roman" w:cs="Times New Roman"/>
          <w:lang w:val="en-US"/>
        </w:rPr>
      </w:pPr>
      <w:r w:rsidRPr="00BD1838">
        <w:rPr>
          <w:rFonts w:ascii="Times New Roman" w:hAnsi="Times New Roman" w:cs="Times New Roman"/>
          <w:lang w:val="en-US"/>
        </w:rPr>
        <w:t xml:space="preserve">Qua các luồng (streams): </w:t>
      </w:r>
      <w:proofErr w:type="gramStart"/>
      <w:r w:rsidRPr="00BD1838">
        <w:rPr>
          <w:rFonts w:ascii="Times New Roman" w:hAnsi="Times New Roman" w:cs="Times New Roman"/>
          <w:lang w:val="en-US"/>
        </w:rPr>
        <w:t>authStateChanges(</w:t>
      </w:r>
      <w:proofErr w:type="gramEnd"/>
      <w:r w:rsidRPr="00BD1838">
        <w:rPr>
          <w:rFonts w:ascii="Times New Roman" w:hAnsi="Times New Roman" w:cs="Times New Roman"/>
          <w:lang w:val="en-US"/>
        </w:rPr>
        <w:t xml:space="preserve">), </w:t>
      </w:r>
      <w:proofErr w:type="gramStart"/>
      <w:r w:rsidRPr="00BD1838">
        <w:rPr>
          <w:rFonts w:ascii="Times New Roman" w:hAnsi="Times New Roman" w:cs="Times New Roman"/>
          <w:lang w:val="en-US"/>
        </w:rPr>
        <w:t>idTokenChanges(</w:t>
      </w:r>
      <w:proofErr w:type="gramEnd"/>
      <w:r w:rsidRPr="00BD1838">
        <w:rPr>
          <w:rFonts w:ascii="Times New Roman" w:hAnsi="Times New Roman" w:cs="Times New Roman"/>
          <w:lang w:val="en-US"/>
        </w:rPr>
        <w:t xml:space="preserve">), </w:t>
      </w:r>
      <w:proofErr w:type="gramStart"/>
      <w:r w:rsidRPr="00BD1838">
        <w:rPr>
          <w:rFonts w:ascii="Times New Roman" w:hAnsi="Times New Roman" w:cs="Times New Roman"/>
          <w:lang w:val="en-US"/>
        </w:rPr>
        <w:t>userChanges(</w:t>
      </w:r>
      <w:proofErr w:type="gramEnd"/>
      <w:r w:rsidRPr="00BD1838">
        <w:rPr>
          <w:rFonts w:ascii="Times New Roman" w:hAnsi="Times New Roman" w:cs="Times New Roman"/>
          <w:lang w:val="en-US"/>
        </w:rPr>
        <w:t>)</w:t>
      </w:r>
    </w:p>
    <w:p w14:paraId="55A8F755" w14:textId="0CD01D83" w:rsidR="00133A00" w:rsidRPr="00BD1838" w:rsidRDefault="00133A00" w:rsidP="00117D12">
      <w:pPr>
        <w:pStyle w:val="ListParagraph"/>
        <w:numPr>
          <w:ilvl w:val="1"/>
          <w:numId w:val="10"/>
        </w:numPr>
        <w:jc w:val="both"/>
        <w:rPr>
          <w:rFonts w:ascii="Times New Roman" w:hAnsi="Times New Roman" w:cs="Times New Roman"/>
          <w:lang w:val="en-US"/>
        </w:rPr>
      </w:pPr>
      <w:r w:rsidRPr="00BD1838">
        <w:rPr>
          <w:rFonts w:ascii="Times New Roman" w:hAnsi="Times New Roman" w:cs="Times New Roman"/>
          <w:lang w:val="en-US"/>
        </w:rPr>
        <w:t>Qua đối tượng trả về từ phương thức đăng nhập: UserCredential.user</w:t>
      </w:r>
    </w:p>
    <w:p w14:paraId="6D6FBAFA" w14:textId="010C64FD" w:rsidR="00133A00" w:rsidRPr="00BD1838" w:rsidRDefault="00133A00" w:rsidP="00117D12">
      <w:pPr>
        <w:pStyle w:val="ListParagraph"/>
        <w:numPr>
          <w:ilvl w:val="1"/>
          <w:numId w:val="10"/>
        </w:numPr>
        <w:jc w:val="both"/>
        <w:rPr>
          <w:rFonts w:ascii="Times New Roman" w:hAnsi="Times New Roman" w:cs="Times New Roman"/>
          <w:lang w:val="en-US"/>
        </w:rPr>
      </w:pPr>
      <w:r w:rsidRPr="00BD1838">
        <w:rPr>
          <w:rFonts w:ascii="Times New Roman" w:hAnsi="Times New Roman" w:cs="Times New Roman"/>
          <w:lang w:val="en-US"/>
        </w:rPr>
        <w:t xml:space="preserve">Qua thuộc tính hiện tại của FirebaseAuth: </w:t>
      </w:r>
      <w:proofErr w:type="gramStart"/>
      <w:r w:rsidRPr="00BD1838">
        <w:rPr>
          <w:rFonts w:ascii="Times New Roman" w:hAnsi="Times New Roman" w:cs="Times New Roman"/>
          <w:lang w:val="en-US"/>
        </w:rPr>
        <w:t>FirebaseAuth.instance.currentUser</w:t>
      </w:r>
      <w:proofErr w:type="gramEnd"/>
    </w:p>
    <w:p w14:paraId="5C7E2B1D" w14:textId="77777777" w:rsidR="00ED15D5" w:rsidRPr="00BD1838" w:rsidRDefault="00ED15D5" w:rsidP="00117D12">
      <w:pPr>
        <w:pStyle w:val="ListParagraph"/>
        <w:numPr>
          <w:ilvl w:val="1"/>
          <w:numId w:val="10"/>
        </w:numPr>
        <w:jc w:val="both"/>
        <w:rPr>
          <w:rFonts w:ascii="Times New Roman" w:hAnsi="Times New Roman" w:cs="Times New Roman"/>
          <w:lang w:val="en-US"/>
        </w:rPr>
      </w:pPr>
      <w:r w:rsidRPr="00BD1838">
        <w:rPr>
          <w:rFonts w:ascii="Times New Roman" w:hAnsi="Times New Roman" w:cs="Times New Roman"/>
          <w:lang w:val="en-US"/>
        </w:rPr>
        <w:t xml:space="preserve">Thông qua Firestore Database: </w:t>
      </w:r>
    </w:p>
    <w:p w14:paraId="12026FAC" w14:textId="106DB9D0" w:rsidR="00133A00" w:rsidRPr="00BD1838" w:rsidRDefault="00ED15D5" w:rsidP="00117D12">
      <w:pPr>
        <w:pStyle w:val="ListParagraph"/>
        <w:ind w:left="1440"/>
        <w:jc w:val="both"/>
        <w:rPr>
          <w:rFonts w:ascii="Times New Roman" w:hAnsi="Times New Roman" w:cs="Times New Roman"/>
          <w:lang w:val="en-US"/>
        </w:rPr>
      </w:pPr>
      <w:r w:rsidRPr="00BD1838">
        <w:rPr>
          <w:rFonts w:ascii="Times New Roman" w:hAnsi="Times New Roman" w:cs="Times New Roman"/>
          <w:lang w:val="en-US"/>
        </w:rPr>
        <w:t>_</w:t>
      </w:r>
      <w:proofErr w:type="gramStart"/>
      <w:r w:rsidRPr="00BD1838">
        <w:rPr>
          <w:rFonts w:ascii="Times New Roman" w:hAnsi="Times New Roman" w:cs="Times New Roman"/>
          <w:lang w:val="en-US"/>
        </w:rPr>
        <w:t>firestore.collection</w:t>
      </w:r>
      <w:proofErr w:type="gramEnd"/>
      <w:r w:rsidRPr="00BD1838">
        <w:rPr>
          <w:rFonts w:ascii="Times New Roman" w:hAnsi="Times New Roman" w:cs="Times New Roman"/>
          <w:lang w:val="en-US"/>
        </w:rPr>
        <w:t>(’users’).doc(uid</w:t>
      </w:r>
      <w:proofErr w:type="gramStart"/>
      <w:r w:rsidRPr="00BD1838">
        <w:rPr>
          <w:rFonts w:ascii="Times New Roman" w:hAnsi="Times New Roman" w:cs="Times New Roman"/>
          <w:lang w:val="en-US"/>
        </w:rPr>
        <w:t>).get</w:t>
      </w:r>
      <w:proofErr w:type="gramEnd"/>
      <w:r w:rsidRPr="00BD1838">
        <w:rPr>
          <w:rFonts w:ascii="Times New Roman" w:hAnsi="Times New Roman" w:cs="Times New Roman"/>
          <w:lang w:val="en-US"/>
        </w:rPr>
        <w:t>(), _</w:t>
      </w:r>
      <w:proofErr w:type="gramStart"/>
      <w:r w:rsidRPr="00BD1838">
        <w:rPr>
          <w:rFonts w:ascii="Times New Roman" w:hAnsi="Times New Roman" w:cs="Times New Roman"/>
          <w:lang w:val="en-US"/>
        </w:rPr>
        <w:t>firestore.collection</w:t>
      </w:r>
      <w:proofErr w:type="gramEnd"/>
      <w:r w:rsidRPr="00BD1838">
        <w:rPr>
          <w:rFonts w:ascii="Times New Roman" w:hAnsi="Times New Roman" w:cs="Times New Roman"/>
          <w:lang w:val="en-US"/>
        </w:rPr>
        <w:t>(’users’).doc(uid</w:t>
      </w:r>
      <w:proofErr w:type="gramStart"/>
      <w:r w:rsidRPr="00BD1838">
        <w:rPr>
          <w:rFonts w:ascii="Times New Roman" w:hAnsi="Times New Roman" w:cs="Times New Roman"/>
          <w:lang w:val="en-US"/>
        </w:rPr>
        <w:t>).snapshots</w:t>
      </w:r>
      <w:proofErr w:type="gramEnd"/>
      <w:r w:rsidRPr="00BD1838">
        <w:rPr>
          <w:rFonts w:ascii="Times New Roman" w:hAnsi="Times New Roman" w:cs="Times New Roman"/>
          <w:lang w:val="en-US"/>
        </w:rPr>
        <w:t>()</w:t>
      </w:r>
    </w:p>
    <w:p w14:paraId="2AEA678A" w14:textId="2C50E6F4" w:rsidR="00CE43B8" w:rsidRDefault="00CE43B8" w:rsidP="00117D12">
      <w:pPr>
        <w:pStyle w:val="ListParagraph"/>
        <w:numPr>
          <w:ilvl w:val="0"/>
          <w:numId w:val="10"/>
        </w:numPr>
        <w:jc w:val="both"/>
        <w:rPr>
          <w:rFonts w:ascii="Times New Roman" w:hAnsi="Times New Roman" w:cs="Times New Roman"/>
          <w:lang w:val="en-US"/>
        </w:rPr>
      </w:pPr>
      <w:r w:rsidRPr="00BD1838">
        <w:rPr>
          <w:rFonts w:ascii="Times New Roman" w:hAnsi="Times New Roman" w:cs="Times New Roman"/>
          <w:lang w:val="en-US"/>
        </w:rPr>
        <w:t xml:space="preserve">Source code: </w:t>
      </w:r>
    </w:p>
    <w:p w14:paraId="13259FF2" w14:textId="77777777" w:rsidR="00BD1838" w:rsidRPr="00BD1838" w:rsidRDefault="00BD1838" w:rsidP="00BD1838">
      <w:pPr>
        <w:jc w:val="both"/>
        <w:rPr>
          <w:rFonts w:ascii="Times New Roman" w:hAnsi="Times New Roman" w:cs="Times New Roman"/>
          <w:lang w:val="en-US"/>
        </w:rPr>
      </w:pPr>
    </w:p>
    <w:tbl>
      <w:tblPr>
        <w:tblStyle w:val="TableGrid"/>
        <w:tblW w:w="0" w:type="auto"/>
        <w:tblLook w:val="04A0" w:firstRow="1" w:lastRow="0" w:firstColumn="1" w:lastColumn="0" w:noHBand="0" w:noVBand="1"/>
      </w:tblPr>
      <w:tblGrid>
        <w:gridCol w:w="9360"/>
      </w:tblGrid>
      <w:tr w:rsidR="004D1821" w14:paraId="303AA8A2" w14:textId="77777777" w:rsidTr="004D1821">
        <w:tc>
          <w:tcPr>
            <w:tcW w:w="9360" w:type="dxa"/>
          </w:tcPr>
          <w:p w14:paraId="4AFCA76A" w14:textId="77777777" w:rsidR="004D1821" w:rsidRDefault="00CE43B8" w:rsidP="00BD1838">
            <w:pPr>
              <w:jc w:val="center"/>
              <w:rPr>
                <w:lang w:val="en-US"/>
              </w:rPr>
            </w:pPr>
            <w:r w:rsidRPr="00CE43B8">
              <w:rPr>
                <w:noProof/>
                <w:lang w:val="en-US"/>
              </w:rPr>
              <w:drawing>
                <wp:inline distT="0" distB="0" distL="0" distR="0" wp14:anchorId="594BFF29" wp14:editId="7D214463">
                  <wp:extent cx="3495674" cy="2557145"/>
                  <wp:effectExtent l="0" t="0" r="0" b="0"/>
                  <wp:docPr id="819163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63676" name=""/>
                          <pic:cNvPicPr/>
                        </pic:nvPicPr>
                        <pic:blipFill>
                          <a:blip r:embed="rId47"/>
                          <a:stretch>
                            <a:fillRect/>
                          </a:stretch>
                        </pic:blipFill>
                        <pic:spPr>
                          <a:xfrm>
                            <a:off x="0" y="0"/>
                            <a:ext cx="3498068" cy="2558897"/>
                          </a:xfrm>
                          <a:prstGeom prst="rect">
                            <a:avLst/>
                          </a:prstGeom>
                        </pic:spPr>
                      </pic:pic>
                    </a:graphicData>
                  </a:graphic>
                </wp:inline>
              </w:drawing>
            </w:r>
          </w:p>
          <w:p w14:paraId="2849BF3F" w14:textId="5B9FC66E" w:rsidR="00BD1838" w:rsidRDefault="00BD1838" w:rsidP="00BD1838">
            <w:pPr>
              <w:jc w:val="center"/>
              <w:rPr>
                <w:lang w:val="en-US"/>
              </w:rPr>
            </w:pPr>
          </w:p>
        </w:tc>
      </w:tr>
    </w:tbl>
    <w:p w14:paraId="179E755D" w14:textId="09C4AF83" w:rsidR="000E5B67" w:rsidRPr="00BD1838" w:rsidRDefault="00BD1838" w:rsidP="00BD1838">
      <w:pPr>
        <w:pStyle w:val="ListParagraph"/>
        <w:numPr>
          <w:ilvl w:val="0"/>
          <w:numId w:val="10"/>
        </w:numPr>
        <w:rPr>
          <w:lang w:val="en-US"/>
        </w:rPr>
      </w:pPr>
      <w:r w:rsidRPr="00BD1838">
        <w:rPr>
          <w:rFonts w:ascii="Times New Roman" w:hAnsi="Times New Roman" w:cs="Times New Roman"/>
          <w:lang w:val="en-US"/>
        </w:rPr>
        <w:t>Hình 10 cho thấy phần hiển thị thông tin người dùng gồm Tên, Email, Tuổi, Giới Tính, Ngày sinh và phương thức đăng nhập</w:t>
      </w:r>
      <w:r w:rsidRPr="00BD1838">
        <w:rPr>
          <w:lang w:val="en-US"/>
        </w:rPr>
        <w:t>.</w:t>
      </w:r>
    </w:p>
    <w:tbl>
      <w:tblPr>
        <w:tblStyle w:val="TableGrid"/>
        <w:tblW w:w="0" w:type="auto"/>
        <w:tblLook w:val="04A0" w:firstRow="1" w:lastRow="0" w:firstColumn="1" w:lastColumn="0" w:noHBand="0" w:noVBand="1"/>
      </w:tblPr>
      <w:tblGrid>
        <w:gridCol w:w="9360"/>
      </w:tblGrid>
      <w:tr w:rsidR="00CE43B8" w14:paraId="701AD212" w14:textId="77777777" w:rsidTr="00BD1838">
        <w:tc>
          <w:tcPr>
            <w:tcW w:w="9360" w:type="dxa"/>
          </w:tcPr>
          <w:p w14:paraId="7609C6C1" w14:textId="32B39444" w:rsidR="00CE43B8" w:rsidRDefault="00D105C1" w:rsidP="00D105C1">
            <w:pPr>
              <w:jc w:val="center"/>
              <w:rPr>
                <w:lang w:val="en-US"/>
              </w:rPr>
            </w:pPr>
            <w:r>
              <w:rPr>
                <w:noProof/>
                <w:lang w:val="en-US"/>
              </w:rPr>
              <w:lastRenderedPageBreak/>
              <w:drawing>
                <wp:inline distT="0" distB="0" distL="0" distR="0" wp14:anchorId="1423BEAD" wp14:editId="3A2636A7">
                  <wp:extent cx="1907540" cy="3835021"/>
                  <wp:effectExtent l="0" t="0" r="0" b="0"/>
                  <wp:docPr id="112134030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12874" cy="3845745"/>
                          </a:xfrm>
                          <a:prstGeom prst="rect">
                            <a:avLst/>
                          </a:prstGeom>
                          <a:noFill/>
                        </pic:spPr>
                      </pic:pic>
                    </a:graphicData>
                  </a:graphic>
                </wp:inline>
              </w:drawing>
            </w:r>
          </w:p>
        </w:tc>
      </w:tr>
      <w:tr w:rsidR="00CE43B8" w:rsidRPr="00BD1838" w14:paraId="43482372" w14:textId="77777777" w:rsidTr="00BD1838">
        <w:tc>
          <w:tcPr>
            <w:tcW w:w="9360" w:type="dxa"/>
          </w:tcPr>
          <w:p w14:paraId="4FF9F566" w14:textId="06C571A6" w:rsidR="00CE43B8" w:rsidRPr="00BD1838" w:rsidRDefault="00D105C1" w:rsidP="00BD1838">
            <w:pPr>
              <w:jc w:val="center"/>
              <w:rPr>
                <w:rFonts w:ascii="Times New Roman" w:hAnsi="Times New Roman" w:cs="Times New Roman"/>
                <w:lang w:val="en-US"/>
              </w:rPr>
            </w:pPr>
            <w:r w:rsidRPr="00BD1838">
              <w:rPr>
                <w:rFonts w:ascii="Times New Roman" w:hAnsi="Times New Roman" w:cs="Times New Roman"/>
                <w:lang w:val="en-US"/>
              </w:rPr>
              <w:t xml:space="preserve">Hình 10: Demo </w:t>
            </w:r>
            <w:r w:rsidR="005E6DEE" w:rsidRPr="00BD1838">
              <w:rPr>
                <w:rFonts w:ascii="Times New Roman" w:hAnsi="Times New Roman" w:cs="Times New Roman"/>
                <w:lang w:val="en-US"/>
              </w:rPr>
              <w:t>hiển thị thông tin từ người dùng</w:t>
            </w:r>
          </w:p>
        </w:tc>
      </w:tr>
    </w:tbl>
    <w:p w14:paraId="718E9370" w14:textId="7E92189C" w:rsidR="00CE43B8" w:rsidRPr="00BD1838" w:rsidRDefault="00CE43B8" w:rsidP="00CE43B8">
      <w:pPr>
        <w:rPr>
          <w:rFonts w:ascii="Times New Roman" w:hAnsi="Times New Roman" w:cs="Times New Roman"/>
          <w:lang w:val="en-US"/>
        </w:rPr>
      </w:pPr>
    </w:p>
    <w:p w14:paraId="7B7B6518" w14:textId="77777777" w:rsidR="00CB03D0" w:rsidRPr="00BD1838" w:rsidRDefault="005E6DEE" w:rsidP="00BD1838">
      <w:pPr>
        <w:pStyle w:val="ListParagraph"/>
        <w:numPr>
          <w:ilvl w:val="0"/>
          <w:numId w:val="10"/>
        </w:numPr>
        <w:jc w:val="both"/>
        <w:rPr>
          <w:rFonts w:ascii="Times New Roman" w:hAnsi="Times New Roman" w:cs="Times New Roman"/>
          <w:lang w:val="en-US"/>
        </w:rPr>
      </w:pPr>
      <w:r w:rsidRPr="00BD1838">
        <w:rPr>
          <w:rFonts w:ascii="Times New Roman" w:hAnsi="Times New Roman" w:cs="Times New Roman"/>
          <w:lang w:val="en-US"/>
        </w:rPr>
        <w:t>Để có thể thay đổi/ cập nhật thông tin người dùng lên Firestore Database, thay sử dụng câu lệnh</w:t>
      </w:r>
      <w:r w:rsidR="00501B10" w:rsidRPr="00BD1838">
        <w:rPr>
          <w:rFonts w:ascii="Times New Roman" w:hAnsi="Times New Roman" w:cs="Times New Roman"/>
          <w:lang w:val="en-US"/>
        </w:rPr>
        <w:t xml:space="preserve">: </w:t>
      </w:r>
    </w:p>
    <w:p w14:paraId="0AC765F5" w14:textId="3C0A7355" w:rsidR="000E5B67" w:rsidRPr="00BD1838" w:rsidRDefault="00501B10" w:rsidP="00BD1838">
      <w:pPr>
        <w:pStyle w:val="ListParagraph"/>
        <w:jc w:val="both"/>
        <w:rPr>
          <w:rFonts w:ascii="Times New Roman" w:hAnsi="Times New Roman" w:cs="Times New Roman"/>
          <w:b/>
          <w:bCs/>
          <w:lang w:val="en-US"/>
        </w:rPr>
      </w:pPr>
      <w:r w:rsidRPr="00BD1838">
        <w:rPr>
          <w:rFonts w:ascii="Times New Roman" w:hAnsi="Times New Roman" w:cs="Times New Roman"/>
          <w:b/>
          <w:bCs/>
          <w:lang w:val="en-US"/>
        </w:rPr>
        <w:t>await _</w:t>
      </w:r>
      <w:proofErr w:type="gramStart"/>
      <w:r w:rsidRPr="00BD1838">
        <w:rPr>
          <w:rFonts w:ascii="Times New Roman" w:hAnsi="Times New Roman" w:cs="Times New Roman"/>
          <w:b/>
          <w:bCs/>
          <w:lang w:val="en-US"/>
        </w:rPr>
        <w:t>firestore .</w:t>
      </w:r>
      <w:proofErr w:type="gramEnd"/>
      <w:r w:rsidRPr="00BD1838">
        <w:rPr>
          <w:rFonts w:ascii="Times New Roman" w:hAnsi="Times New Roman" w:cs="Times New Roman"/>
          <w:b/>
          <w:bCs/>
          <w:lang w:val="en-US"/>
        </w:rPr>
        <w:t xml:space="preserve"> collection </w:t>
      </w:r>
      <w:proofErr w:type="gramStart"/>
      <w:r w:rsidRPr="00BD1838">
        <w:rPr>
          <w:rFonts w:ascii="Times New Roman" w:hAnsi="Times New Roman" w:cs="Times New Roman"/>
          <w:b/>
          <w:bCs/>
          <w:lang w:val="en-US"/>
        </w:rPr>
        <w:t>( ’</w:t>
      </w:r>
      <w:proofErr w:type="gramEnd"/>
      <w:r w:rsidRPr="00BD1838">
        <w:rPr>
          <w:rFonts w:ascii="Times New Roman" w:hAnsi="Times New Roman" w:cs="Times New Roman"/>
          <w:b/>
          <w:bCs/>
          <w:lang w:val="en-US"/>
        </w:rPr>
        <w:t xml:space="preserve"> </w:t>
      </w:r>
      <w:proofErr w:type="gramStart"/>
      <w:r w:rsidRPr="00BD1838">
        <w:rPr>
          <w:rFonts w:ascii="Times New Roman" w:hAnsi="Times New Roman" w:cs="Times New Roman"/>
          <w:b/>
          <w:bCs/>
          <w:lang w:val="en-US"/>
        </w:rPr>
        <w:t>users ’</w:t>
      </w:r>
      <w:proofErr w:type="gramEnd"/>
      <w:r w:rsidRPr="00BD1838">
        <w:rPr>
          <w:rFonts w:ascii="Times New Roman" w:hAnsi="Times New Roman" w:cs="Times New Roman"/>
          <w:b/>
          <w:bCs/>
          <w:lang w:val="en-US"/>
        </w:rPr>
        <w:t xml:space="preserve">) . doc </w:t>
      </w:r>
      <w:proofErr w:type="gramStart"/>
      <w:r w:rsidRPr="00BD1838">
        <w:rPr>
          <w:rFonts w:ascii="Times New Roman" w:hAnsi="Times New Roman" w:cs="Times New Roman"/>
          <w:b/>
          <w:bCs/>
          <w:lang w:val="en-US"/>
        </w:rPr>
        <w:t>( user</w:t>
      </w:r>
      <w:proofErr w:type="gramEnd"/>
      <w:r w:rsidRPr="00BD1838">
        <w:rPr>
          <w:rFonts w:ascii="Times New Roman" w:hAnsi="Times New Roman" w:cs="Times New Roman"/>
          <w:b/>
          <w:bCs/>
          <w:lang w:val="en-US"/>
        </w:rPr>
        <w:t xml:space="preserve"> . </w:t>
      </w:r>
      <w:proofErr w:type="gramStart"/>
      <w:r w:rsidRPr="00BD1838">
        <w:rPr>
          <w:rFonts w:ascii="Times New Roman" w:hAnsi="Times New Roman" w:cs="Times New Roman"/>
          <w:b/>
          <w:bCs/>
          <w:lang w:val="en-US"/>
        </w:rPr>
        <w:t>uid )</w:t>
      </w:r>
      <w:proofErr w:type="gramEnd"/>
      <w:r w:rsidRPr="00BD1838">
        <w:rPr>
          <w:rFonts w:ascii="Times New Roman" w:hAnsi="Times New Roman" w:cs="Times New Roman"/>
          <w:b/>
          <w:bCs/>
          <w:lang w:val="en-US"/>
        </w:rPr>
        <w:t xml:space="preserve"> .update </w:t>
      </w:r>
      <w:proofErr w:type="gramStart"/>
      <w:r w:rsidRPr="00BD1838">
        <w:rPr>
          <w:rFonts w:ascii="Times New Roman" w:hAnsi="Times New Roman" w:cs="Times New Roman"/>
          <w:b/>
          <w:bCs/>
          <w:lang w:val="en-US"/>
        </w:rPr>
        <w:t>( updateData</w:t>
      </w:r>
      <w:proofErr w:type="gramEnd"/>
      <w:r w:rsidRPr="00BD1838">
        <w:rPr>
          <w:rFonts w:ascii="Times New Roman" w:hAnsi="Times New Roman" w:cs="Times New Roman"/>
          <w:b/>
          <w:bCs/>
          <w:lang w:val="en-US"/>
        </w:rPr>
        <w:t xml:space="preserve"> </w:t>
      </w:r>
      <w:proofErr w:type="gramStart"/>
      <w:r w:rsidRPr="00BD1838">
        <w:rPr>
          <w:rFonts w:ascii="Times New Roman" w:hAnsi="Times New Roman" w:cs="Times New Roman"/>
          <w:b/>
          <w:bCs/>
          <w:lang w:val="en-US"/>
        </w:rPr>
        <w:t>) ;</w:t>
      </w:r>
      <w:proofErr w:type="gramEnd"/>
      <w:r w:rsidR="005E6DEE" w:rsidRPr="00BD1838">
        <w:rPr>
          <w:rFonts w:ascii="Times New Roman" w:hAnsi="Times New Roman" w:cs="Times New Roman"/>
          <w:b/>
          <w:bCs/>
          <w:lang w:val="en-US"/>
        </w:rPr>
        <w:t xml:space="preserve"> </w:t>
      </w:r>
    </w:p>
    <w:p w14:paraId="1E02DE2B" w14:textId="6C137531" w:rsidR="00CB03D0" w:rsidRPr="00BD1838" w:rsidRDefault="00CB03D0" w:rsidP="00CB03D0">
      <w:pPr>
        <w:pStyle w:val="ListParagraph"/>
        <w:numPr>
          <w:ilvl w:val="0"/>
          <w:numId w:val="10"/>
        </w:numPr>
        <w:rPr>
          <w:rFonts w:ascii="Times New Roman" w:hAnsi="Times New Roman" w:cs="Times New Roman"/>
          <w:b/>
          <w:bCs/>
          <w:lang w:val="en-US"/>
        </w:rPr>
      </w:pPr>
      <w:r w:rsidRPr="00BD1838">
        <w:rPr>
          <w:rFonts w:ascii="Times New Roman" w:hAnsi="Times New Roman" w:cs="Times New Roman"/>
          <w:lang w:val="en-US"/>
        </w:rPr>
        <w:t xml:space="preserve">Source code: </w:t>
      </w:r>
    </w:p>
    <w:p w14:paraId="20966F4A" w14:textId="77777777" w:rsidR="00BD1838" w:rsidRPr="00BD1838" w:rsidRDefault="00BD1838" w:rsidP="00BD1838">
      <w:pPr>
        <w:rPr>
          <w:rFonts w:ascii="Times New Roman" w:hAnsi="Times New Roman" w:cs="Times New Roman"/>
          <w:b/>
          <w:bCs/>
          <w:lang w:val="en-US"/>
        </w:rPr>
      </w:pPr>
    </w:p>
    <w:tbl>
      <w:tblPr>
        <w:tblStyle w:val="TableGrid"/>
        <w:tblW w:w="0" w:type="auto"/>
        <w:tblLook w:val="04A0" w:firstRow="1" w:lastRow="0" w:firstColumn="1" w:lastColumn="0" w:noHBand="0" w:noVBand="1"/>
      </w:tblPr>
      <w:tblGrid>
        <w:gridCol w:w="9360"/>
      </w:tblGrid>
      <w:tr w:rsidR="00AC4F66" w14:paraId="67835B09" w14:textId="77777777" w:rsidTr="00AC4F66">
        <w:tc>
          <w:tcPr>
            <w:tcW w:w="9360" w:type="dxa"/>
          </w:tcPr>
          <w:p w14:paraId="2025DC5B" w14:textId="1198D8A5" w:rsidR="00AC4F66" w:rsidRDefault="00AC4F66" w:rsidP="002B2A0E">
            <w:pPr>
              <w:jc w:val="center"/>
              <w:rPr>
                <w:b/>
                <w:bCs/>
                <w:lang w:val="en-US"/>
              </w:rPr>
            </w:pPr>
            <w:r w:rsidRPr="00AC4F66">
              <w:rPr>
                <w:b/>
                <w:bCs/>
                <w:noProof/>
                <w:lang w:val="en-US"/>
              </w:rPr>
              <w:drawing>
                <wp:inline distT="0" distB="0" distL="0" distR="0" wp14:anchorId="2FBBFA53" wp14:editId="6AF7FEC5">
                  <wp:extent cx="3591068" cy="2457349"/>
                  <wp:effectExtent l="0" t="0" r="0" b="635"/>
                  <wp:docPr id="91918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89489" name=""/>
                          <pic:cNvPicPr/>
                        </pic:nvPicPr>
                        <pic:blipFill>
                          <a:blip r:embed="rId49"/>
                          <a:stretch>
                            <a:fillRect/>
                          </a:stretch>
                        </pic:blipFill>
                        <pic:spPr>
                          <a:xfrm>
                            <a:off x="0" y="0"/>
                            <a:ext cx="3611686" cy="2471458"/>
                          </a:xfrm>
                          <a:prstGeom prst="rect">
                            <a:avLst/>
                          </a:prstGeom>
                        </pic:spPr>
                      </pic:pic>
                    </a:graphicData>
                  </a:graphic>
                </wp:inline>
              </w:drawing>
            </w:r>
          </w:p>
        </w:tc>
      </w:tr>
    </w:tbl>
    <w:p w14:paraId="409EFA15" w14:textId="55282F01" w:rsidR="00D07E23" w:rsidRPr="00D07E23" w:rsidRDefault="00D07E23" w:rsidP="00CB03D0">
      <w:pPr>
        <w:rPr>
          <w:lang w:val="en-US"/>
        </w:rPr>
      </w:pPr>
    </w:p>
    <w:tbl>
      <w:tblPr>
        <w:tblStyle w:val="TableGrid"/>
        <w:tblW w:w="0" w:type="auto"/>
        <w:tblLook w:val="04A0" w:firstRow="1" w:lastRow="0" w:firstColumn="1" w:lastColumn="0" w:noHBand="0" w:noVBand="1"/>
      </w:tblPr>
      <w:tblGrid>
        <w:gridCol w:w="4675"/>
        <w:gridCol w:w="4675"/>
      </w:tblGrid>
      <w:tr w:rsidR="00D07E23" w:rsidRPr="00D07E23" w14:paraId="761FB9DA" w14:textId="77777777" w:rsidTr="00BD1838">
        <w:tc>
          <w:tcPr>
            <w:tcW w:w="4675" w:type="dxa"/>
          </w:tcPr>
          <w:p w14:paraId="2EFCFB8E" w14:textId="0C1C49F4" w:rsidR="00D07E23" w:rsidRPr="00D07E23" w:rsidRDefault="008B6C51" w:rsidP="00FF1D11">
            <w:pPr>
              <w:jc w:val="center"/>
              <w:rPr>
                <w:lang w:val="en-US"/>
              </w:rPr>
            </w:pPr>
            <w:r>
              <w:rPr>
                <w:noProof/>
                <w:lang w:val="en-US"/>
              </w:rPr>
              <w:lastRenderedPageBreak/>
              <w:drawing>
                <wp:inline distT="0" distB="0" distL="0" distR="0" wp14:anchorId="466DD031" wp14:editId="3EE00779">
                  <wp:extent cx="2253080" cy="4980866"/>
                  <wp:effectExtent l="0" t="0" r="0" b="0"/>
                  <wp:docPr id="137830227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256824" cy="4989143"/>
                          </a:xfrm>
                          <a:prstGeom prst="rect">
                            <a:avLst/>
                          </a:prstGeom>
                          <a:noFill/>
                        </pic:spPr>
                      </pic:pic>
                    </a:graphicData>
                  </a:graphic>
                </wp:inline>
              </w:drawing>
            </w:r>
          </w:p>
        </w:tc>
        <w:tc>
          <w:tcPr>
            <w:tcW w:w="4675" w:type="dxa"/>
          </w:tcPr>
          <w:p w14:paraId="3A4B4EED" w14:textId="7EF4BF7A" w:rsidR="00D07E23" w:rsidRPr="00D07E23" w:rsidRDefault="00FF1D11" w:rsidP="00FF1D11">
            <w:pPr>
              <w:jc w:val="center"/>
              <w:rPr>
                <w:lang w:val="en-US"/>
              </w:rPr>
            </w:pPr>
            <w:r>
              <w:rPr>
                <w:noProof/>
                <w:lang w:val="en-US"/>
              </w:rPr>
              <w:drawing>
                <wp:inline distT="0" distB="0" distL="0" distR="0" wp14:anchorId="205D2275" wp14:editId="043AAD46">
                  <wp:extent cx="2294622" cy="5072702"/>
                  <wp:effectExtent l="0" t="0" r="0" b="0"/>
                  <wp:docPr id="52233151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295831" cy="5075375"/>
                          </a:xfrm>
                          <a:prstGeom prst="rect">
                            <a:avLst/>
                          </a:prstGeom>
                          <a:noFill/>
                        </pic:spPr>
                      </pic:pic>
                    </a:graphicData>
                  </a:graphic>
                </wp:inline>
              </w:drawing>
            </w:r>
          </w:p>
        </w:tc>
      </w:tr>
      <w:tr w:rsidR="00FF1D11" w:rsidRPr="00D07E23" w14:paraId="7CBEDF2C" w14:textId="77777777" w:rsidTr="00BD1838">
        <w:tc>
          <w:tcPr>
            <w:tcW w:w="9350" w:type="dxa"/>
            <w:gridSpan w:val="2"/>
          </w:tcPr>
          <w:p w14:paraId="745BB1BF" w14:textId="771DC385" w:rsidR="00FF1D11" w:rsidRPr="00BD1838" w:rsidRDefault="00FF1D11" w:rsidP="00BD1838">
            <w:pPr>
              <w:jc w:val="center"/>
              <w:rPr>
                <w:rFonts w:ascii="Times New Roman" w:hAnsi="Times New Roman" w:cs="Times New Roman"/>
                <w:lang w:val="en-US"/>
              </w:rPr>
            </w:pPr>
            <w:r w:rsidRPr="00BD1838">
              <w:rPr>
                <w:rFonts w:ascii="Times New Roman" w:hAnsi="Times New Roman" w:cs="Times New Roman"/>
                <w:lang w:val="en-US"/>
              </w:rPr>
              <w:t>Hình 11: Demo cập nhật thông tin người dùng.</w:t>
            </w:r>
          </w:p>
        </w:tc>
      </w:tr>
    </w:tbl>
    <w:p w14:paraId="77712C67" w14:textId="6DB47FFD" w:rsidR="00CB03D0" w:rsidRPr="00BD1838" w:rsidRDefault="00CB03D0" w:rsidP="00BD1838">
      <w:pPr>
        <w:jc w:val="both"/>
        <w:rPr>
          <w:rFonts w:ascii="Times New Roman" w:hAnsi="Times New Roman" w:cs="Times New Roman"/>
          <w:lang w:val="en-US"/>
        </w:rPr>
      </w:pPr>
    </w:p>
    <w:p w14:paraId="714EA498" w14:textId="559B6372" w:rsidR="00D07E23" w:rsidRPr="00BD1838" w:rsidRDefault="00BD1838" w:rsidP="00CB03D0">
      <w:pPr>
        <w:pStyle w:val="ListParagraph"/>
        <w:numPr>
          <w:ilvl w:val="0"/>
          <w:numId w:val="10"/>
        </w:numPr>
        <w:jc w:val="both"/>
        <w:rPr>
          <w:rFonts w:ascii="Times New Roman" w:hAnsi="Times New Roman" w:cs="Times New Roman"/>
          <w:lang w:val="en-US"/>
        </w:rPr>
      </w:pPr>
      <w:r w:rsidRPr="00BD1838">
        <w:rPr>
          <w:rFonts w:ascii="Times New Roman" w:hAnsi="Times New Roman" w:cs="Times New Roman"/>
          <w:lang w:val="en-US"/>
        </w:rPr>
        <w:t xml:space="preserve">Hình 11: hiển thị giao diện khi người dùng muốn chỉnh sửa thông tin của mình hoặc đổi mật khẩu </w:t>
      </w:r>
      <w:proofErr w:type="gramStart"/>
      <w:r w:rsidRPr="00BD1838">
        <w:rPr>
          <w:rFonts w:ascii="Times New Roman" w:hAnsi="Times New Roman" w:cs="Times New Roman"/>
          <w:lang w:val="en-US"/>
        </w:rPr>
        <w:t>( Phương</w:t>
      </w:r>
      <w:proofErr w:type="gramEnd"/>
      <w:r w:rsidRPr="00BD1838">
        <w:rPr>
          <w:rFonts w:ascii="Times New Roman" w:hAnsi="Times New Roman" w:cs="Times New Roman"/>
          <w:lang w:val="en-US"/>
        </w:rPr>
        <w:t xml:space="preserve"> thức này sẽ được trình bày ở mục sau).</w:t>
      </w:r>
    </w:p>
    <w:p w14:paraId="27A1799C" w14:textId="182C0A76" w:rsidR="00D07E23" w:rsidRPr="00117D12" w:rsidRDefault="00943CAB" w:rsidP="00117D12">
      <w:pPr>
        <w:pStyle w:val="ListParagraph"/>
        <w:numPr>
          <w:ilvl w:val="0"/>
          <w:numId w:val="15"/>
        </w:numPr>
        <w:outlineLvl w:val="1"/>
        <w:rPr>
          <w:rFonts w:ascii="Times New Roman" w:hAnsi="Times New Roman" w:cs="Times New Roman"/>
          <w:b/>
          <w:bCs/>
          <w:lang w:val="en-US"/>
        </w:rPr>
      </w:pPr>
      <w:bookmarkStart w:id="17" w:name="_Toc213922301"/>
      <w:r w:rsidRPr="00117D12">
        <w:rPr>
          <w:rFonts w:ascii="Times New Roman" w:hAnsi="Times New Roman" w:cs="Times New Roman"/>
          <w:b/>
          <w:bCs/>
          <w:lang w:val="en-US"/>
        </w:rPr>
        <w:t>Quên mật khẩu:</w:t>
      </w:r>
      <w:bookmarkEnd w:id="17"/>
      <w:r w:rsidRPr="00117D12">
        <w:rPr>
          <w:rFonts w:ascii="Times New Roman" w:hAnsi="Times New Roman" w:cs="Times New Roman"/>
          <w:b/>
          <w:bCs/>
          <w:lang w:val="en-US"/>
        </w:rPr>
        <w:t xml:space="preserve"> </w:t>
      </w:r>
    </w:p>
    <w:p w14:paraId="6A9A21AA" w14:textId="6BEFF988" w:rsidR="00943CAB" w:rsidRDefault="001944DF" w:rsidP="001944DF">
      <w:pPr>
        <w:pStyle w:val="ListParagraph"/>
        <w:numPr>
          <w:ilvl w:val="0"/>
          <w:numId w:val="10"/>
        </w:numPr>
        <w:rPr>
          <w:rFonts w:ascii="Times New Roman" w:hAnsi="Times New Roman" w:cs="Times New Roman"/>
          <w:lang w:val="en-US"/>
        </w:rPr>
      </w:pPr>
      <w:r w:rsidRPr="00BD1838">
        <w:rPr>
          <w:rFonts w:ascii="Times New Roman" w:hAnsi="Times New Roman" w:cs="Times New Roman"/>
          <w:lang w:val="en-US"/>
        </w:rPr>
        <w:t>Để đảm bảo tính bảo nhật cho người dùng, nếu muốn đặt lại mật khẩu thì ta phải xác nhận lại rằng chính mình đang gửi yêu cầu thông qua email.</w:t>
      </w:r>
    </w:p>
    <w:p w14:paraId="15577322" w14:textId="66CFB9DE" w:rsidR="00BD1838" w:rsidRDefault="00BD1838" w:rsidP="00BD1838">
      <w:pPr>
        <w:pStyle w:val="ListParagraph"/>
        <w:numPr>
          <w:ilvl w:val="0"/>
          <w:numId w:val="10"/>
        </w:numPr>
        <w:rPr>
          <w:rFonts w:ascii="Times New Roman" w:hAnsi="Times New Roman" w:cs="Times New Roman"/>
          <w:lang w:val="en-US"/>
        </w:rPr>
      </w:pPr>
      <w:r>
        <w:rPr>
          <w:rFonts w:ascii="Times New Roman" w:hAnsi="Times New Roman" w:cs="Times New Roman"/>
          <w:lang w:val="en-US"/>
        </w:rPr>
        <w:t>Mã nguồn cho phần này được trình bày bên dưới, phần hiển thị khi bạn quên mật khẩu sẽ được thể hiện trong hình 12.</w:t>
      </w:r>
    </w:p>
    <w:tbl>
      <w:tblPr>
        <w:tblStyle w:val="TableGrid"/>
        <w:tblW w:w="0" w:type="auto"/>
        <w:tblLook w:val="04A0" w:firstRow="1" w:lastRow="0" w:firstColumn="1" w:lastColumn="0" w:noHBand="0" w:noVBand="1"/>
      </w:tblPr>
      <w:tblGrid>
        <w:gridCol w:w="4359"/>
        <w:gridCol w:w="5001"/>
      </w:tblGrid>
      <w:tr w:rsidR="00BD1838" w14:paraId="2EE15F8C" w14:textId="77777777" w:rsidTr="00735D51">
        <w:tc>
          <w:tcPr>
            <w:tcW w:w="4680" w:type="dxa"/>
          </w:tcPr>
          <w:p w14:paraId="2F210C85" w14:textId="4295AE83" w:rsidR="00BD1838" w:rsidRDefault="00BD1838" w:rsidP="00BD1838">
            <w:pPr>
              <w:rPr>
                <w:rFonts w:ascii="Times New Roman" w:hAnsi="Times New Roman" w:cs="Times New Roman"/>
                <w:lang w:val="en-US"/>
              </w:rPr>
            </w:pPr>
            <w:r w:rsidRPr="00C05C46">
              <w:rPr>
                <w:noProof/>
                <w:lang w:val="en-US"/>
              </w:rPr>
              <w:lastRenderedPageBreak/>
              <w:drawing>
                <wp:inline distT="0" distB="0" distL="0" distR="0" wp14:anchorId="0354C092" wp14:editId="656C4082">
                  <wp:extent cx="2442865" cy="2179320"/>
                  <wp:effectExtent l="0" t="0" r="0" b="0"/>
                  <wp:docPr id="39771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25901" name=""/>
                          <pic:cNvPicPr/>
                        </pic:nvPicPr>
                        <pic:blipFill>
                          <a:blip r:embed="rId52"/>
                          <a:stretch>
                            <a:fillRect/>
                          </a:stretch>
                        </pic:blipFill>
                        <pic:spPr>
                          <a:xfrm>
                            <a:off x="0" y="0"/>
                            <a:ext cx="2462357" cy="2196709"/>
                          </a:xfrm>
                          <a:prstGeom prst="rect">
                            <a:avLst/>
                          </a:prstGeom>
                        </pic:spPr>
                      </pic:pic>
                    </a:graphicData>
                  </a:graphic>
                </wp:inline>
              </w:drawing>
            </w:r>
          </w:p>
        </w:tc>
        <w:tc>
          <w:tcPr>
            <w:tcW w:w="4680" w:type="dxa"/>
          </w:tcPr>
          <w:p w14:paraId="21EA26DB" w14:textId="5E2389E9" w:rsidR="00BD1838" w:rsidRDefault="00BD1838" w:rsidP="00BD1838">
            <w:pPr>
              <w:rPr>
                <w:rFonts w:ascii="Times New Roman" w:hAnsi="Times New Roman" w:cs="Times New Roman"/>
                <w:lang w:val="en-US"/>
              </w:rPr>
            </w:pPr>
            <w:r w:rsidRPr="00D5484B">
              <w:rPr>
                <w:noProof/>
                <w:lang w:val="en-US"/>
              </w:rPr>
              <w:drawing>
                <wp:inline distT="0" distB="0" distL="0" distR="0" wp14:anchorId="146E860A" wp14:editId="6F18F1AA">
                  <wp:extent cx="3039030" cy="2086592"/>
                  <wp:effectExtent l="0" t="0" r="0" b="9525"/>
                  <wp:docPr id="890101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96771" name=""/>
                          <pic:cNvPicPr/>
                        </pic:nvPicPr>
                        <pic:blipFill>
                          <a:blip r:embed="rId53"/>
                          <a:stretch>
                            <a:fillRect/>
                          </a:stretch>
                        </pic:blipFill>
                        <pic:spPr>
                          <a:xfrm>
                            <a:off x="0" y="0"/>
                            <a:ext cx="3056940" cy="2098889"/>
                          </a:xfrm>
                          <a:prstGeom prst="rect">
                            <a:avLst/>
                          </a:prstGeom>
                        </pic:spPr>
                      </pic:pic>
                    </a:graphicData>
                  </a:graphic>
                </wp:inline>
              </w:drawing>
            </w:r>
          </w:p>
        </w:tc>
      </w:tr>
    </w:tbl>
    <w:p w14:paraId="60C6E552" w14:textId="70F52EDD" w:rsidR="0085778B" w:rsidRPr="001944DF" w:rsidRDefault="0085778B" w:rsidP="001944DF">
      <w:pPr>
        <w:pStyle w:val="ListParagraph"/>
        <w:rPr>
          <w:lang w:val="en-US"/>
        </w:rPr>
      </w:pP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2137E2" w14:paraId="61A42041" w14:textId="77777777" w:rsidTr="00735D51">
        <w:trPr>
          <w:jc w:val="center"/>
        </w:trPr>
        <w:tc>
          <w:tcPr>
            <w:tcW w:w="4675" w:type="dxa"/>
            <w:tcBorders>
              <w:top w:val="nil"/>
              <w:left w:val="nil"/>
              <w:bottom w:val="nil"/>
              <w:right w:val="nil"/>
            </w:tcBorders>
          </w:tcPr>
          <w:p w14:paraId="5D9A9938" w14:textId="613E1CF3" w:rsidR="002137E2" w:rsidRDefault="008909C1" w:rsidP="005B2F87">
            <w:pPr>
              <w:jc w:val="center"/>
              <w:rPr>
                <w:b/>
                <w:bCs/>
                <w:lang w:val="en-US"/>
              </w:rPr>
            </w:pPr>
            <w:r>
              <w:rPr>
                <w:b/>
                <w:bCs/>
                <w:noProof/>
                <w:lang w:val="en-US"/>
              </w:rPr>
              <w:drawing>
                <wp:inline distT="0" distB="0" distL="0" distR="0" wp14:anchorId="244C087A" wp14:editId="6597FD0F">
                  <wp:extent cx="1807535" cy="3995903"/>
                  <wp:effectExtent l="0" t="0" r="2540" b="5080"/>
                  <wp:docPr id="199395305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812069" cy="4005926"/>
                          </a:xfrm>
                          <a:prstGeom prst="rect">
                            <a:avLst/>
                          </a:prstGeom>
                          <a:noFill/>
                        </pic:spPr>
                      </pic:pic>
                    </a:graphicData>
                  </a:graphic>
                </wp:inline>
              </w:drawing>
            </w:r>
          </w:p>
        </w:tc>
        <w:tc>
          <w:tcPr>
            <w:tcW w:w="4675" w:type="dxa"/>
            <w:tcBorders>
              <w:top w:val="nil"/>
              <w:left w:val="nil"/>
              <w:bottom w:val="nil"/>
              <w:right w:val="nil"/>
            </w:tcBorders>
          </w:tcPr>
          <w:p w14:paraId="0EF4D536" w14:textId="15EF09C6" w:rsidR="002137E2" w:rsidRDefault="005B2F87" w:rsidP="005B2F87">
            <w:pPr>
              <w:jc w:val="center"/>
              <w:rPr>
                <w:b/>
                <w:bCs/>
                <w:lang w:val="en-US"/>
              </w:rPr>
            </w:pPr>
            <w:r>
              <w:rPr>
                <w:b/>
                <w:bCs/>
                <w:noProof/>
                <w:lang w:val="en-US"/>
              </w:rPr>
              <w:drawing>
                <wp:inline distT="0" distB="0" distL="0" distR="0" wp14:anchorId="0CE6ABD8" wp14:editId="694EA22B">
                  <wp:extent cx="1796902" cy="3972397"/>
                  <wp:effectExtent l="0" t="0" r="0" b="0"/>
                  <wp:docPr id="14021183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812473" cy="4006820"/>
                          </a:xfrm>
                          <a:prstGeom prst="rect">
                            <a:avLst/>
                          </a:prstGeom>
                          <a:noFill/>
                        </pic:spPr>
                      </pic:pic>
                    </a:graphicData>
                  </a:graphic>
                </wp:inline>
              </w:drawing>
            </w:r>
          </w:p>
        </w:tc>
      </w:tr>
      <w:tr w:rsidR="005B2F87" w14:paraId="6F83581B" w14:textId="77777777" w:rsidTr="00735D51">
        <w:trPr>
          <w:jc w:val="center"/>
        </w:trPr>
        <w:tc>
          <w:tcPr>
            <w:tcW w:w="9350" w:type="dxa"/>
            <w:gridSpan w:val="2"/>
            <w:tcBorders>
              <w:top w:val="nil"/>
            </w:tcBorders>
          </w:tcPr>
          <w:p w14:paraId="02BB88FF" w14:textId="1F941A33" w:rsidR="005B2F87" w:rsidRPr="00BD1838" w:rsidRDefault="005B2F87" w:rsidP="00BD1838">
            <w:pPr>
              <w:jc w:val="center"/>
              <w:rPr>
                <w:rFonts w:ascii="Times New Roman" w:hAnsi="Times New Roman" w:cs="Times New Roman"/>
                <w:lang w:val="en-US"/>
              </w:rPr>
            </w:pPr>
            <w:r w:rsidRPr="00BD1838">
              <w:rPr>
                <w:rFonts w:ascii="Times New Roman" w:hAnsi="Times New Roman" w:cs="Times New Roman"/>
                <w:lang w:val="en-US"/>
              </w:rPr>
              <w:t>Hình 12: Demo reset mật khẩu</w:t>
            </w:r>
            <w:r w:rsidR="00EC580B" w:rsidRPr="00BD1838">
              <w:rPr>
                <w:rFonts w:ascii="Times New Roman" w:hAnsi="Times New Roman" w:cs="Times New Roman"/>
                <w:lang w:val="en-US"/>
              </w:rPr>
              <w:t>.</w:t>
            </w:r>
          </w:p>
        </w:tc>
      </w:tr>
    </w:tbl>
    <w:p w14:paraId="5F34E72F" w14:textId="7247C2E4" w:rsidR="00BD1838" w:rsidRPr="007513F9" w:rsidRDefault="00BD1838" w:rsidP="00BD1838">
      <w:pPr>
        <w:pStyle w:val="ListParagraph"/>
        <w:rPr>
          <w:rFonts w:ascii="Times New Roman" w:hAnsi="Times New Roman" w:cs="Times New Roman"/>
          <w:lang w:val="en-US"/>
        </w:rPr>
      </w:pPr>
    </w:p>
    <w:p w14:paraId="3FA34ABB" w14:textId="37B135A5" w:rsidR="007513F9" w:rsidRPr="007513F9" w:rsidRDefault="007513F9" w:rsidP="007513F9">
      <w:pPr>
        <w:pStyle w:val="ListParagraph"/>
        <w:numPr>
          <w:ilvl w:val="0"/>
          <w:numId w:val="10"/>
        </w:numPr>
        <w:rPr>
          <w:rFonts w:ascii="Times New Roman" w:hAnsi="Times New Roman" w:cs="Times New Roman"/>
          <w:lang w:val="en-US"/>
        </w:rPr>
      </w:pPr>
      <w:r w:rsidRPr="007513F9">
        <w:rPr>
          <w:rFonts w:ascii="Times New Roman" w:hAnsi="Times New Roman" w:cs="Times New Roman"/>
          <w:lang w:val="en-US"/>
        </w:rPr>
        <w:t>Khi đó sẽ có một email xác thực sẽ gửi về email mà người dùng đăng kí, kết quả thể hiện ở hình 13.</w:t>
      </w:r>
    </w:p>
    <w:tbl>
      <w:tblPr>
        <w:tblStyle w:val="TableGrid"/>
        <w:tblW w:w="0" w:type="auto"/>
        <w:tblLook w:val="04A0" w:firstRow="1" w:lastRow="0" w:firstColumn="1" w:lastColumn="0" w:noHBand="0" w:noVBand="1"/>
      </w:tblPr>
      <w:tblGrid>
        <w:gridCol w:w="9360"/>
      </w:tblGrid>
      <w:tr w:rsidR="007513F9" w14:paraId="60139460" w14:textId="77777777" w:rsidTr="007513F9">
        <w:tc>
          <w:tcPr>
            <w:tcW w:w="9360" w:type="dxa"/>
          </w:tcPr>
          <w:p w14:paraId="1E3B32AB" w14:textId="33E07136" w:rsidR="007513F9" w:rsidRDefault="007513F9" w:rsidP="007513F9">
            <w:pPr>
              <w:jc w:val="center"/>
              <w:rPr>
                <w:b/>
                <w:bCs/>
                <w:lang w:val="en-US"/>
              </w:rPr>
            </w:pPr>
            <w:r>
              <w:rPr>
                <w:b/>
                <w:bCs/>
                <w:noProof/>
                <w:lang w:val="en-US"/>
              </w:rPr>
              <w:lastRenderedPageBreak/>
              <w:drawing>
                <wp:inline distT="0" distB="0" distL="0" distR="0" wp14:anchorId="4463F577" wp14:editId="49CCAFB2">
                  <wp:extent cx="4421142" cy="1578379"/>
                  <wp:effectExtent l="0" t="0" r="0" b="3175"/>
                  <wp:docPr id="138422263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486723" cy="1601792"/>
                          </a:xfrm>
                          <a:prstGeom prst="rect">
                            <a:avLst/>
                          </a:prstGeom>
                          <a:noFill/>
                        </pic:spPr>
                      </pic:pic>
                    </a:graphicData>
                  </a:graphic>
                </wp:inline>
              </w:drawing>
            </w:r>
          </w:p>
        </w:tc>
      </w:tr>
      <w:tr w:rsidR="007513F9" w14:paraId="60593C1C" w14:textId="77777777" w:rsidTr="007513F9">
        <w:tc>
          <w:tcPr>
            <w:tcW w:w="9360" w:type="dxa"/>
          </w:tcPr>
          <w:p w14:paraId="5FDA9A2B" w14:textId="7CE06CDD" w:rsidR="007513F9" w:rsidRPr="007513F9" w:rsidRDefault="007513F9" w:rsidP="007513F9">
            <w:pPr>
              <w:jc w:val="center"/>
              <w:rPr>
                <w:rFonts w:ascii="Times New Roman" w:hAnsi="Times New Roman" w:cs="Times New Roman"/>
                <w:noProof/>
                <w:lang w:val="en-US"/>
              </w:rPr>
            </w:pPr>
            <w:r w:rsidRPr="007513F9">
              <w:rPr>
                <w:rFonts w:ascii="Times New Roman" w:hAnsi="Times New Roman" w:cs="Times New Roman"/>
                <w:noProof/>
                <w:lang w:val="en-US"/>
              </w:rPr>
              <w:t>Hình 13: email gửi về người dùng</w:t>
            </w:r>
          </w:p>
        </w:tc>
      </w:tr>
    </w:tbl>
    <w:p w14:paraId="32A15E07" w14:textId="77777777" w:rsidR="00D07E23" w:rsidRDefault="00D07E23" w:rsidP="00CB03D0">
      <w:pPr>
        <w:rPr>
          <w:b/>
          <w:bCs/>
          <w:lang w:val="en-US"/>
        </w:rPr>
      </w:pPr>
    </w:p>
    <w:p w14:paraId="00ECA53D" w14:textId="76A0CBEB" w:rsidR="00D07E23" w:rsidRPr="007513F9" w:rsidRDefault="002C6708" w:rsidP="007513F9">
      <w:pPr>
        <w:pStyle w:val="ListParagraph"/>
        <w:numPr>
          <w:ilvl w:val="0"/>
          <w:numId w:val="10"/>
        </w:numPr>
        <w:jc w:val="both"/>
        <w:rPr>
          <w:rFonts w:ascii="Times New Roman" w:hAnsi="Times New Roman" w:cs="Times New Roman"/>
          <w:b/>
          <w:bCs/>
          <w:lang w:val="en-US"/>
        </w:rPr>
      </w:pPr>
      <w:r w:rsidRPr="007513F9">
        <w:rPr>
          <w:rFonts w:ascii="Times New Roman" w:hAnsi="Times New Roman" w:cs="Times New Roman"/>
          <w:lang w:val="en-US"/>
        </w:rPr>
        <w:t>Sau đó người dùng chỉ cần click vào đường link trên thì có thể đặt lại mật khẩu:</w:t>
      </w:r>
    </w:p>
    <w:p w14:paraId="58F28ED7" w14:textId="77777777" w:rsidR="007513F9" w:rsidRPr="007513F9" w:rsidRDefault="007513F9" w:rsidP="007513F9">
      <w:pPr>
        <w:rPr>
          <w:rFonts w:ascii="Times New Roman" w:hAnsi="Times New Roman" w:cs="Times New Roman"/>
          <w:b/>
          <w:bCs/>
          <w:lang w:val="en-US"/>
        </w:rPr>
      </w:pPr>
    </w:p>
    <w:tbl>
      <w:tblPr>
        <w:tblStyle w:val="TableGrid"/>
        <w:tblW w:w="0" w:type="auto"/>
        <w:tblLook w:val="04A0" w:firstRow="1" w:lastRow="0" w:firstColumn="1" w:lastColumn="0" w:noHBand="0" w:noVBand="1"/>
      </w:tblPr>
      <w:tblGrid>
        <w:gridCol w:w="9360"/>
      </w:tblGrid>
      <w:tr w:rsidR="00527F20" w14:paraId="0EF2FDB6" w14:textId="77777777" w:rsidTr="007513F9">
        <w:tc>
          <w:tcPr>
            <w:tcW w:w="9360" w:type="dxa"/>
          </w:tcPr>
          <w:p w14:paraId="659E8F79" w14:textId="42DBB8B7" w:rsidR="00527F20" w:rsidRDefault="00407850" w:rsidP="00407850">
            <w:pPr>
              <w:jc w:val="center"/>
              <w:rPr>
                <w:b/>
                <w:bCs/>
                <w:lang w:val="en-US"/>
              </w:rPr>
            </w:pPr>
            <w:r>
              <w:rPr>
                <w:b/>
                <w:bCs/>
                <w:noProof/>
                <w:lang w:val="en-US"/>
              </w:rPr>
              <w:drawing>
                <wp:inline distT="0" distB="0" distL="0" distR="0" wp14:anchorId="072268DE" wp14:editId="4DC1B414">
                  <wp:extent cx="2586192" cy="1942994"/>
                  <wp:effectExtent l="0" t="0" r="5080" b="635"/>
                  <wp:docPr id="55668681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592407" cy="1947663"/>
                          </a:xfrm>
                          <a:prstGeom prst="rect">
                            <a:avLst/>
                          </a:prstGeom>
                          <a:noFill/>
                        </pic:spPr>
                      </pic:pic>
                    </a:graphicData>
                  </a:graphic>
                </wp:inline>
              </w:drawing>
            </w:r>
          </w:p>
        </w:tc>
      </w:tr>
      <w:tr w:rsidR="00527F20" w14:paraId="4BCEF74A" w14:textId="77777777" w:rsidTr="007513F9">
        <w:tc>
          <w:tcPr>
            <w:tcW w:w="9360" w:type="dxa"/>
          </w:tcPr>
          <w:p w14:paraId="1AFBE00C" w14:textId="3F6ACF8E" w:rsidR="00527F20" w:rsidRPr="007513F9" w:rsidRDefault="00407850" w:rsidP="007513F9">
            <w:pPr>
              <w:jc w:val="center"/>
              <w:rPr>
                <w:rFonts w:ascii="Times New Roman" w:hAnsi="Times New Roman" w:cs="Times New Roman"/>
                <w:lang w:val="en-US"/>
              </w:rPr>
            </w:pPr>
            <w:r w:rsidRPr="007513F9">
              <w:rPr>
                <w:rFonts w:ascii="Times New Roman" w:hAnsi="Times New Roman" w:cs="Times New Roman"/>
                <w:lang w:val="en-US"/>
              </w:rPr>
              <w:t xml:space="preserve">Hình 14: </w:t>
            </w:r>
            <w:r w:rsidR="00EC580B" w:rsidRPr="007513F9">
              <w:rPr>
                <w:rFonts w:ascii="Times New Roman" w:hAnsi="Times New Roman" w:cs="Times New Roman"/>
                <w:lang w:val="en-US"/>
              </w:rPr>
              <w:t>Đổi mật khẩu sau khi click vào đường link.</w:t>
            </w:r>
          </w:p>
        </w:tc>
      </w:tr>
    </w:tbl>
    <w:p w14:paraId="4FB0D40A" w14:textId="77777777" w:rsidR="00527F20" w:rsidRPr="00117D12" w:rsidRDefault="00527F20" w:rsidP="00527F20">
      <w:pPr>
        <w:rPr>
          <w:b/>
          <w:bCs/>
          <w:lang w:val="en-US"/>
        </w:rPr>
      </w:pPr>
    </w:p>
    <w:p w14:paraId="566207D7" w14:textId="3CBBBF6E" w:rsidR="00D07E23" w:rsidRPr="00117D12" w:rsidRDefault="003D52DD" w:rsidP="00117D12">
      <w:pPr>
        <w:pStyle w:val="ListParagraph"/>
        <w:numPr>
          <w:ilvl w:val="0"/>
          <w:numId w:val="15"/>
        </w:numPr>
        <w:jc w:val="both"/>
        <w:outlineLvl w:val="1"/>
        <w:rPr>
          <w:rFonts w:ascii="Times New Roman" w:hAnsi="Times New Roman" w:cs="Times New Roman"/>
          <w:b/>
          <w:bCs/>
          <w:lang w:val="en-US"/>
        </w:rPr>
      </w:pPr>
      <w:bookmarkStart w:id="18" w:name="_Toc213922302"/>
      <w:r w:rsidRPr="00117D12">
        <w:rPr>
          <w:rFonts w:ascii="Times New Roman" w:hAnsi="Times New Roman" w:cs="Times New Roman"/>
          <w:b/>
          <w:bCs/>
          <w:lang w:val="en-US"/>
        </w:rPr>
        <w:t>Xác minh Email:</w:t>
      </w:r>
      <w:bookmarkEnd w:id="18"/>
      <w:r w:rsidRPr="00117D12">
        <w:rPr>
          <w:rFonts w:ascii="Times New Roman" w:hAnsi="Times New Roman" w:cs="Times New Roman"/>
          <w:b/>
          <w:bCs/>
          <w:lang w:val="en-US"/>
        </w:rPr>
        <w:t xml:space="preserve"> </w:t>
      </w:r>
    </w:p>
    <w:p w14:paraId="352315CD" w14:textId="7ABF0000" w:rsidR="006A4F3A" w:rsidRDefault="003D52DD" w:rsidP="007513F9">
      <w:pPr>
        <w:pStyle w:val="ListParagraph"/>
        <w:numPr>
          <w:ilvl w:val="0"/>
          <w:numId w:val="10"/>
        </w:numPr>
        <w:jc w:val="both"/>
        <w:rPr>
          <w:rFonts w:ascii="Times New Roman" w:hAnsi="Times New Roman" w:cs="Times New Roman"/>
          <w:lang w:val="en-US"/>
        </w:rPr>
      </w:pPr>
      <w:r w:rsidRPr="007513F9">
        <w:rPr>
          <w:rFonts w:ascii="Times New Roman" w:hAnsi="Times New Roman" w:cs="Times New Roman"/>
          <w:lang w:val="en-US"/>
        </w:rPr>
        <w:t xml:space="preserve">Khi người dùng muốn đăng kí tài khoản </w:t>
      </w:r>
      <w:r w:rsidR="00077656" w:rsidRPr="007513F9">
        <w:rPr>
          <w:rFonts w:ascii="Times New Roman" w:hAnsi="Times New Roman" w:cs="Times New Roman"/>
          <w:lang w:val="en-US"/>
        </w:rPr>
        <w:t xml:space="preserve">bằng Email và mật khẩu, để tránh tình trạng việc đăng ký nhiều tài khoản </w:t>
      </w:r>
      <w:r w:rsidR="006A4F3A" w:rsidRPr="007513F9">
        <w:rPr>
          <w:rFonts w:ascii="Times New Roman" w:hAnsi="Times New Roman" w:cs="Times New Roman"/>
          <w:lang w:val="en-US"/>
        </w:rPr>
        <w:t>E</w:t>
      </w:r>
      <w:r w:rsidR="00077656" w:rsidRPr="007513F9">
        <w:rPr>
          <w:rFonts w:ascii="Times New Roman" w:hAnsi="Times New Roman" w:cs="Times New Roman"/>
          <w:lang w:val="en-US"/>
        </w:rPr>
        <w:t>mail không tồn tại. Người dùng cần phải tiến hành xác minh</w:t>
      </w:r>
      <w:r w:rsidR="006A4F3A" w:rsidRPr="007513F9">
        <w:rPr>
          <w:rFonts w:ascii="Times New Roman" w:hAnsi="Times New Roman" w:cs="Times New Roman"/>
          <w:lang w:val="en-US"/>
        </w:rPr>
        <w:t xml:space="preserve"> rằng Email đó thật sự tồn tại.</w:t>
      </w:r>
    </w:p>
    <w:p w14:paraId="75E24577" w14:textId="77777777" w:rsidR="007513F9" w:rsidRPr="007513F9" w:rsidRDefault="007513F9" w:rsidP="007513F9">
      <w:pPr>
        <w:jc w:val="both"/>
        <w:rPr>
          <w:rFonts w:ascii="Times New Roman" w:hAnsi="Times New Roman" w:cs="Times New Roman"/>
          <w:lang w:val="en-US"/>
        </w:rPr>
      </w:pPr>
    </w:p>
    <w:tbl>
      <w:tblPr>
        <w:tblStyle w:val="TableGrid"/>
        <w:tblW w:w="9639" w:type="dxa"/>
        <w:tblInd w:w="137" w:type="dxa"/>
        <w:tblLook w:val="04A0" w:firstRow="1" w:lastRow="0" w:firstColumn="1" w:lastColumn="0" w:noHBand="0" w:noVBand="1"/>
      </w:tblPr>
      <w:tblGrid>
        <w:gridCol w:w="4961"/>
        <w:gridCol w:w="4678"/>
      </w:tblGrid>
      <w:tr w:rsidR="006A4F3A" w14:paraId="3F505B6F" w14:textId="77777777" w:rsidTr="007513F9">
        <w:tc>
          <w:tcPr>
            <w:tcW w:w="4961" w:type="dxa"/>
          </w:tcPr>
          <w:p w14:paraId="64BD7BFB" w14:textId="4F65F5ED" w:rsidR="006A4F3A" w:rsidRDefault="009273E5" w:rsidP="007513F9">
            <w:pPr>
              <w:jc w:val="center"/>
              <w:rPr>
                <w:lang w:val="en-US"/>
              </w:rPr>
            </w:pPr>
            <w:r w:rsidRPr="009273E5">
              <w:rPr>
                <w:noProof/>
                <w:lang w:val="en-US"/>
              </w:rPr>
              <w:drawing>
                <wp:inline distT="0" distB="0" distL="0" distR="0" wp14:anchorId="159873C5" wp14:editId="60C4A55C">
                  <wp:extent cx="2600325" cy="1737059"/>
                  <wp:effectExtent l="0" t="0" r="0" b="0"/>
                  <wp:docPr id="77928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85164" name=""/>
                          <pic:cNvPicPr/>
                        </pic:nvPicPr>
                        <pic:blipFill>
                          <a:blip r:embed="rId58"/>
                          <a:stretch>
                            <a:fillRect/>
                          </a:stretch>
                        </pic:blipFill>
                        <pic:spPr>
                          <a:xfrm>
                            <a:off x="0" y="0"/>
                            <a:ext cx="2605038" cy="1740208"/>
                          </a:xfrm>
                          <a:prstGeom prst="rect">
                            <a:avLst/>
                          </a:prstGeom>
                        </pic:spPr>
                      </pic:pic>
                    </a:graphicData>
                  </a:graphic>
                </wp:inline>
              </w:drawing>
            </w:r>
          </w:p>
        </w:tc>
        <w:tc>
          <w:tcPr>
            <w:tcW w:w="4678" w:type="dxa"/>
          </w:tcPr>
          <w:p w14:paraId="544A3E99" w14:textId="6C07380B" w:rsidR="006A4F3A" w:rsidRDefault="009855D1" w:rsidP="007513F9">
            <w:pPr>
              <w:jc w:val="center"/>
              <w:rPr>
                <w:lang w:val="en-US"/>
              </w:rPr>
            </w:pPr>
            <w:r w:rsidRPr="009855D1">
              <w:rPr>
                <w:noProof/>
                <w:lang w:val="en-US"/>
              </w:rPr>
              <w:drawing>
                <wp:inline distT="0" distB="0" distL="0" distR="0" wp14:anchorId="6BFE0098" wp14:editId="6F76611C">
                  <wp:extent cx="2284730" cy="2346351"/>
                  <wp:effectExtent l="0" t="0" r="1270" b="0"/>
                  <wp:docPr id="197382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29998" name=""/>
                          <pic:cNvPicPr/>
                        </pic:nvPicPr>
                        <pic:blipFill>
                          <a:blip r:embed="rId59"/>
                          <a:stretch>
                            <a:fillRect/>
                          </a:stretch>
                        </pic:blipFill>
                        <pic:spPr>
                          <a:xfrm>
                            <a:off x="0" y="0"/>
                            <a:ext cx="2294916" cy="2356812"/>
                          </a:xfrm>
                          <a:prstGeom prst="rect">
                            <a:avLst/>
                          </a:prstGeom>
                        </pic:spPr>
                      </pic:pic>
                    </a:graphicData>
                  </a:graphic>
                </wp:inline>
              </w:drawing>
            </w:r>
          </w:p>
        </w:tc>
      </w:tr>
    </w:tbl>
    <w:p w14:paraId="049C91D9" w14:textId="77777777" w:rsidR="006A4F3A" w:rsidRDefault="006A4F3A" w:rsidP="006A4F3A">
      <w:pPr>
        <w:rPr>
          <w:lang w:val="en-US"/>
        </w:rPr>
      </w:pPr>
    </w:p>
    <w:p w14:paraId="25C33BE1" w14:textId="2442FBB3" w:rsidR="009855D1" w:rsidRPr="007513F9" w:rsidRDefault="005021E8" w:rsidP="007513F9">
      <w:pPr>
        <w:pStyle w:val="ListParagraph"/>
        <w:numPr>
          <w:ilvl w:val="0"/>
          <w:numId w:val="10"/>
        </w:numPr>
        <w:jc w:val="both"/>
        <w:rPr>
          <w:rFonts w:ascii="Times New Roman" w:hAnsi="Times New Roman" w:cs="Times New Roman"/>
          <w:lang w:val="en-US"/>
        </w:rPr>
      </w:pPr>
      <w:r w:rsidRPr="007513F9">
        <w:rPr>
          <w:rFonts w:ascii="Times New Roman" w:hAnsi="Times New Roman" w:cs="Times New Roman"/>
          <w:lang w:val="en-US"/>
        </w:rPr>
        <w:lastRenderedPageBreak/>
        <w:t>Khi đăng ký tài khoản Email, một thông báo sẽ hiện ra rằng người dùng cần xác thực, sau đó người dùng chỉ cần kiểm tra hộp thư Email</w:t>
      </w:r>
      <w:r w:rsidR="001105A3" w:rsidRPr="007513F9">
        <w:rPr>
          <w:rFonts w:ascii="Times New Roman" w:hAnsi="Times New Roman" w:cs="Times New Roman"/>
          <w:lang w:val="en-US"/>
        </w:rPr>
        <w:t xml:space="preserve"> và tiến hành xác minh. Sau đó quay trở lại ứng dụng và bấm vào nút đã xác minh.</w:t>
      </w:r>
    </w:p>
    <w:p w14:paraId="656EBE32" w14:textId="6AA0F6FE" w:rsidR="00DB7D45" w:rsidRPr="007513F9" w:rsidRDefault="00BD1CBE" w:rsidP="007513F9">
      <w:pPr>
        <w:pStyle w:val="ListParagraph"/>
        <w:numPr>
          <w:ilvl w:val="0"/>
          <w:numId w:val="10"/>
        </w:numPr>
        <w:jc w:val="both"/>
        <w:rPr>
          <w:rFonts w:ascii="Times New Roman" w:hAnsi="Times New Roman" w:cs="Times New Roman"/>
          <w:lang w:val="en-US"/>
        </w:rPr>
      </w:pPr>
      <w:r w:rsidRPr="007513F9">
        <w:rPr>
          <w:rFonts w:ascii="Times New Roman" w:hAnsi="Times New Roman" w:cs="Times New Roman"/>
          <w:lang w:val="en-US"/>
        </w:rPr>
        <w:t xml:space="preserve">Trong trường hợp bị khởi động lại thì sau khi xác minh tài khoản Email hoàn tất thì ta có thể đăng nhập bình thường mà không cần </w:t>
      </w:r>
      <w:r w:rsidR="00DB7D45" w:rsidRPr="007513F9">
        <w:rPr>
          <w:rFonts w:ascii="Times New Roman" w:hAnsi="Times New Roman" w:cs="Times New Roman"/>
          <w:lang w:val="en-US"/>
        </w:rPr>
        <w:t>xác nhận rằng ứng dụng đã xác minh thành công.</w:t>
      </w:r>
    </w:p>
    <w:p w14:paraId="345D6E5B" w14:textId="77777777" w:rsidR="007513F9" w:rsidRPr="007513F9" w:rsidRDefault="007513F9" w:rsidP="007513F9">
      <w:pPr>
        <w:rPr>
          <w:lang w:val="en-US"/>
        </w:rPr>
      </w:pPr>
    </w:p>
    <w:tbl>
      <w:tblPr>
        <w:tblStyle w:val="TableGrid"/>
        <w:tblW w:w="0" w:type="auto"/>
        <w:tblLook w:val="04A0" w:firstRow="1" w:lastRow="0" w:firstColumn="1" w:lastColumn="0" w:noHBand="0" w:noVBand="1"/>
      </w:tblPr>
      <w:tblGrid>
        <w:gridCol w:w="4675"/>
        <w:gridCol w:w="4675"/>
      </w:tblGrid>
      <w:tr w:rsidR="00DB7D45" w14:paraId="03F1742D" w14:textId="77777777" w:rsidTr="007513F9">
        <w:tc>
          <w:tcPr>
            <w:tcW w:w="4675" w:type="dxa"/>
          </w:tcPr>
          <w:p w14:paraId="40D3CCD2" w14:textId="13654C0F" w:rsidR="00DB7D45" w:rsidRDefault="00451E35" w:rsidP="00E56CBA">
            <w:pPr>
              <w:jc w:val="center"/>
              <w:rPr>
                <w:lang w:val="en-US"/>
              </w:rPr>
            </w:pPr>
            <w:r>
              <w:rPr>
                <w:noProof/>
                <w:lang w:val="en-US"/>
              </w:rPr>
              <w:drawing>
                <wp:inline distT="0" distB="0" distL="0" distR="0" wp14:anchorId="6B19CFD0" wp14:editId="55A18B05">
                  <wp:extent cx="1775637" cy="3957134"/>
                  <wp:effectExtent l="0" t="0" r="0" b="5715"/>
                  <wp:docPr id="175699702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779965" cy="3966780"/>
                          </a:xfrm>
                          <a:prstGeom prst="rect">
                            <a:avLst/>
                          </a:prstGeom>
                          <a:noFill/>
                        </pic:spPr>
                      </pic:pic>
                    </a:graphicData>
                  </a:graphic>
                </wp:inline>
              </w:drawing>
            </w:r>
          </w:p>
        </w:tc>
        <w:tc>
          <w:tcPr>
            <w:tcW w:w="4675" w:type="dxa"/>
          </w:tcPr>
          <w:p w14:paraId="18655EC5" w14:textId="19F16542" w:rsidR="00DB7D45" w:rsidRDefault="007C4505" w:rsidP="00E56CBA">
            <w:pPr>
              <w:jc w:val="center"/>
              <w:rPr>
                <w:lang w:val="en-US"/>
              </w:rPr>
            </w:pPr>
            <w:r>
              <w:rPr>
                <w:noProof/>
                <w:lang w:val="en-US"/>
              </w:rPr>
              <w:drawing>
                <wp:inline distT="0" distB="0" distL="0" distR="0" wp14:anchorId="253E48F4" wp14:editId="2D836D4D">
                  <wp:extent cx="1775436" cy="3956685"/>
                  <wp:effectExtent l="0" t="0" r="0" b="5715"/>
                  <wp:docPr id="52171880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782429" cy="3972270"/>
                          </a:xfrm>
                          <a:prstGeom prst="rect">
                            <a:avLst/>
                          </a:prstGeom>
                          <a:noFill/>
                        </pic:spPr>
                      </pic:pic>
                    </a:graphicData>
                  </a:graphic>
                </wp:inline>
              </w:drawing>
            </w:r>
          </w:p>
        </w:tc>
      </w:tr>
      <w:tr w:rsidR="007C4505" w14:paraId="784607FE" w14:textId="77777777" w:rsidTr="007513F9">
        <w:tc>
          <w:tcPr>
            <w:tcW w:w="9350" w:type="dxa"/>
            <w:gridSpan w:val="2"/>
          </w:tcPr>
          <w:p w14:paraId="3B48F0AE" w14:textId="28061676" w:rsidR="007C4505" w:rsidRPr="007513F9" w:rsidRDefault="007C4505" w:rsidP="007513F9">
            <w:pPr>
              <w:jc w:val="center"/>
              <w:rPr>
                <w:rFonts w:ascii="Times New Roman" w:hAnsi="Times New Roman" w:cs="Times New Roman"/>
                <w:lang w:val="en-US"/>
              </w:rPr>
            </w:pPr>
            <w:r w:rsidRPr="007513F9">
              <w:rPr>
                <w:rFonts w:ascii="Times New Roman" w:hAnsi="Times New Roman" w:cs="Times New Roman"/>
                <w:lang w:val="en-US"/>
              </w:rPr>
              <w:t>Hình 15: demo xác minh Email sau khi đăng ký</w:t>
            </w:r>
          </w:p>
        </w:tc>
      </w:tr>
    </w:tbl>
    <w:p w14:paraId="26A9AB69" w14:textId="77777777" w:rsidR="00DB7D45" w:rsidRPr="00DB7D45" w:rsidRDefault="00DB7D45" w:rsidP="00DB7D45">
      <w:pPr>
        <w:rPr>
          <w:lang w:val="en-US"/>
        </w:rPr>
      </w:pPr>
    </w:p>
    <w:tbl>
      <w:tblPr>
        <w:tblStyle w:val="TableGrid"/>
        <w:tblW w:w="9498" w:type="dxa"/>
        <w:tblInd w:w="-5" w:type="dxa"/>
        <w:tblLook w:val="04A0" w:firstRow="1" w:lastRow="0" w:firstColumn="1" w:lastColumn="0" w:noHBand="0" w:noVBand="1"/>
      </w:tblPr>
      <w:tblGrid>
        <w:gridCol w:w="9498"/>
      </w:tblGrid>
      <w:tr w:rsidR="002E3D5E" w14:paraId="46F7B9B6" w14:textId="77777777" w:rsidTr="007513F9">
        <w:tc>
          <w:tcPr>
            <w:tcW w:w="9498" w:type="dxa"/>
          </w:tcPr>
          <w:p w14:paraId="07C90CAB" w14:textId="632ABB7D" w:rsidR="0056763A" w:rsidRDefault="00DA029E" w:rsidP="007513F9">
            <w:pPr>
              <w:jc w:val="center"/>
              <w:rPr>
                <w:lang w:val="en-US"/>
              </w:rPr>
            </w:pPr>
            <w:r>
              <w:rPr>
                <w:noProof/>
                <w:lang w:val="en-US"/>
              </w:rPr>
              <w:drawing>
                <wp:inline distT="0" distB="0" distL="0" distR="0" wp14:anchorId="09BC6E26" wp14:editId="0D40F779">
                  <wp:extent cx="4782330" cy="1841438"/>
                  <wp:effectExtent l="0" t="0" r="0" b="6985"/>
                  <wp:docPr id="46821750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rot="10800000" flipH="1" flipV="1">
                            <a:off x="0" y="0"/>
                            <a:ext cx="4840709" cy="1863917"/>
                          </a:xfrm>
                          <a:prstGeom prst="rect">
                            <a:avLst/>
                          </a:prstGeom>
                          <a:noFill/>
                        </pic:spPr>
                      </pic:pic>
                    </a:graphicData>
                  </a:graphic>
                </wp:inline>
              </w:drawing>
            </w:r>
          </w:p>
        </w:tc>
      </w:tr>
      <w:tr w:rsidR="002E3D5E" w14:paraId="123A383F" w14:textId="77777777" w:rsidTr="007513F9">
        <w:tc>
          <w:tcPr>
            <w:tcW w:w="9498" w:type="dxa"/>
          </w:tcPr>
          <w:p w14:paraId="289C60CC" w14:textId="13DC0767" w:rsidR="0056763A" w:rsidRPr="007513F9" w:rsidRDefault="002E3D5E" w:rsidP="007513F9">
            <w:pPr>
              <w:jc w:val="center"/>
              <w:rPr>
                <w:rFonts w:ascii="Times New Roman" w:hAnsi="Times New Roman" w:cs="Times New Roman"/>
                <w:lang w:val="en-US"/>
              </w:rPr>
            </w:pPr>
            <w:r w:rsidRPr="007513F9">
              <w:rPr>
                <w:rFonts w:ascii="Times New Roman" w:hAnsi="Times New Roman" w:cs="Times New Roman"/>
                <w:lang w:val="en-US"/>
              </w:rPr>
              <w:t>Hình 16:</w:t>
            </w:r>
            <w:r w:rsidR="007513F9" w:rsidRPr="007513F9">
              <w:rPr>
                <w:rFonts w:ascii="Times New Roman" w:hAnsi="Times New Roman" w:cs="Times New Roman"/>
                <w:lang w:val="en-US"/>
              </w:rPr>
              <w:t xml:space="preserve"> </w:t>
            </w:r>
            <w:r w:rsidR="00196BA6" w:rsidRPr="007513F9">
              <w:rPr>
                <w:rFonts w:ascii="Times New Roman" w:hAnsi="Times New Roman" w:cs="Times New Roman"/>
                <w:lang w:val="en-US"/>
              </w:rPr>
              <w:t>Email xác minh</w:t>
            </w:r>
          </w:p>
        </w:tc>
      </w:tr>
    </w:tbl>
    <w:p w14:paraId="76CE74B9" w14:textId="77777777" w:rsidR="000E5B67" w:rsidRDefault="000E5B67" w:rsidP="00A65B58">
      <w:pPr>
        <w:rPr>
          <w:lang w:val="en-US"/>
        </w:rPr>
      </w:pPr>
    </w:p>
    <w:p w14:paraId="005C45B5" w14:textId="77777777" w:rsidR="000E5B67" w:rsidRDefault="000E5B67" w:rsidP="00A65B58">
      <w:pPr>
        <w:rPr>
          <w:lang w:val="en-US"/>
        </w:rPr>
      </w:pPr>
    </w:p>
    <w:p w14:paraId="6125B0B4" w14:textId="77777777" w:rsidR="000E5B67" w:rsidRDefault="000E5B67" w:rsidP="00A65B58">
      <w:pPr>
        <w:rPr>
          <w:lang w:val="en-US"/>
        </w:rPr>
      </w:pPr>
    </w:p>
    <w:p w14:paraId="61AD4750" w14:textId="77777777" w:rsidR="000E5B67" w:rsidRDefault="000E5B67" w:rsidP="00A65B58">
      <w:pPr>
        <w:rPr>
          <w:lang w:val="en-US"/>
        </w:rPr>
      </w:pPr>
    </w:p>
    <w:tbl>
      <w:tblPr>
        <w:tblStyle w:val="TableGrid"/>
        <w:tblW w:w="0" w:type="auto"/>
        <w:tblLook w:val="04A0" w:firstRow="1" w:lastRow="0" w:firstColumn="1" w:lastColumn="0" w:noHBand="0" w:noVBand="1"/>
      </w:tblPr>
      <w:tblGrid>
        <w:gridCol w:w="9360"/>
      </w:tblGrid>
      <w:tr w:rsidR="00196BA6" w14:paraId="71BF9B76" w14:textId="77777777" w:rsidTr="007513F9">
        <w:tc>
          <w:tcPr>
            <w:tcW w:w="9360" w:type="dxa"/>
          </w:tcPr>
          <w:p w14:paraId="050D7EA1" w14:textId="768379E7" w:rsidR="00196BA6" w:rsidRDefault="00C34F49" w:rsidP="00FE6F37">
            <w:pPr>
              <w:jc w:val="center"/>
              <w:rPr>
                <w:lang w:val="en-US"/>
              </w:rPr>
            </w:pPr>
            <w:r>
              <w:rPr>
                <w:noProof/>
                <w:lang w:val="en-US"/>
              </w:rPr>
              <w:lastRenderedPageBreak/>
              <w:drawing>
                <wp:inline distT="0" distB="0" distL="0" distR="0" wp14:anchorId="7226B4B5" wp14:editId="6E5764DF">
                  <wp:extent cx="2799688" cy="1603047"/>
                  <wp:effectExtent l="0" t="0" r="1270" b="0"/>
                  <wp:docPr id="85449592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801289" cy="1603964"/>
                          </a:xfrm>
                          <a:prstGeom prst="rect">
                            <a:avLst/>
                          </a:prstGeom>
                          <a:noFill/>
                        </pic:spPr>
                      </pic:pic>
                    </a:graphicData>
                  </a:graphic>
                </wp:inline>
              </w:drawing>
            </w:r>
          </w:p>
        </w:tc>
      </w:tr>
      <w:tr w:rsidR="00196BA6" w14:paraId="69B910C5" w14:textId="77777777" w:rsidTr="007513F9">
        <w:tc>
          <w:tcPr>
            <w:tcW w:w="9360" w:type="dxa"/>
          </w:tcPr>
          <w:p w14:paraId="5EBBE7D0" w14:textId="13EA67A2" w:rsidR="00196BA6" w:rsidRPr="007513F9" w:rsidRDefault="00C34F49" w:rsidP="007513F9">
            <w:pPr>
              <w:jc w:val="center"/>
              <w:rPr>
                <w:rFonts w:ascii="Times New Roman" w:hAnsi="Times New Roman" w:cs="Times New Roman"/>
                <w:lang w:val="en-US"/>
              </w:rPr>
            </w:pPr>
            <w:r w:rsidRPr="007513F9">
              <w:rPr>
                <w:rFonts w:ascii="Times New Roman" w:hAnsi="Times New Roman" w:cs="Times New Roman"/>
                <w:lang w:val="en-US"/>
              </w:rPr>
              <w:t>Hình 17: sau khi hoàn tất xác minh Email.</w:t>
            </w:r>
          </w:p>
        </w:tc>
      </w:tr>
    </w:tbl>
    <w:p w14:paraId="59159348" w14:textId="77777777" w:rsidR="000E5B67" w:rsidRDefault="000E5B67" w:rsidP="00A65B58">
      <w:pPr>
        <w:rPr>
          <w:lang w:val="en-US"/>
        </w:rPr>
      </w:pPr>
    </w:p>
    <w:p w14:paraId="519B5B7B" w14:textId="4DEEC814" w:rsidR="000E5B67" w:rsidRPr="00117D12" w:rsidRDefault="00FE6F37" w:rsidP="00117D12">
      <w:pPr>
        <w:pStyle w:val="ListParagraph"/>
        <w:numPr>
          <w:ilvl w:val="0"/>
          <w:numId w:val="1"/>
        </w:numPr>
        <w:jc w:val="both"/>
        <w:outlineLvl w:val="0"/>
        <w:rPr>
          <w:rFonts w:ascii="Times New Roman" w:hAnsi="Times New Roman" w:cs="Times New Roman"/>
          <w:b/>
          <w:bCs/>
          <w:lang w:val="en-US"/>
        </w:rPr>
      </w:pPr>
      <w:bookmarkStart w:id="19" w:name="_Toc213922303"/>
      <w:r w:rsidRPr="00117D12">
        <w:rPr>
          <w:rFonts w:ascii="Times New Roman" w:hAnsi="Times New Roman" w:cs="Times New Roman"/>
          <w:b/>
          <w:bCs/>
          <w:lang w:val="en-US"/>
        </w:rPr>
        <w:t>Security:</w:t>
      </w:r>
      <w:bookmarkEnd w:id="19"/>
    </w:p>
    <w:p w14:paraId="7CAFF487" w14:textId="72F29A0C" w:rsidR="00FE6F37" w:rsidRPr="007513F9" w:rsidRDefault="00554D33" w:rsidP="007513F9">
      <w:pPr>
        <w:pStyle w:val="ListParagraph"/>
        <w:numPr>
          <w:ilvl w:val="0"/>
          <w:numId w:val="10"/>
        </w:numPr>
        <w:jc w:val="both"/>
        <w:rPr>
          <w:rFonts w:ascii="Times New Roman" w:hAnsi="Times New Roman" w:cs="Times New Roman"/>
          <w:lang w:val="en-US"/>
        </w:rPr>
      </w:pPr>
      <w:r w:rsidRPr="007513F9">
        <w:rPr>
          <w:rFonts w:ascii="Times New Roman" w:hAnsi="Times New Roman" w:cs="Times New Roman"/>
          <w:lang w:val="en-US"/>
        </w:rPr>
        <w:t>Firebase Authentication chỉ hỗ trợ việc đăng nhập và xác thực người dùng.</w:t>
      </w:r>
    </w:p>
    <w:p w14:paraId="6392D082" w14:textId="7D8F853F" w:rsidR="00554D33" w:rsidRPr="007513F9" w:rsidRDefault="00554D33" w:rsidP="007513F9">
      <w:pPr>
        <w:pStyle w:val="ListParagraph"/>
        <w:numPr>
          <w:ilvl w:val="0"/>
          <w:numId w:val="10"/>
        </w:numPr>
        <w:jc w:val="both"/>
        <w:rPr>
          <w:rFonts w:ascii="Times New Roman" w:hAnsi="Times New Roman" w:cs="Times New Roman"/>
          <w:lang w:val="en-US"/>
        </w:rPr>
      </w:pPr>
      <w:r w:rsidRPr="007513F9">
        <w:rPr>
          <w:rFonts w:ascii="Times New Roman" w:hAnsi="Times New Roman" w:cs="Times New Roman"/>
          <w:lang w:val="en-US"/>
        </w:rPr>
        <w:t>Để bảo vệ dữ liệu an toàn, cần kết hợp với Firestore Database và thiết lập Security Rules nhằm:</w:t>
      </w:r>
    </w:p>
    <w:p w14:paraId="0D311A48" w14:textId="40244507" w:rsidR="00554D33" w:rsidRPr="007513F9" w:rsidRDefault="00554D33" w:rsidP="007513F9">
      <w:pPr>
        <w:pStyle w:val="ListParagraph"/>
        <w:numPr>
          <w:ilvl w:val="1"/>
          <w:numId w:val="23"/>
        </w:numPr>
        <w:jc w:val="both"/>
        <w:rPr>
          <w:rFonts w:ascii="Times New Roman" w:hAnsi="Times New Roman" w:cs="Times New Roman"/>
          <w:lang w:val="en-US"/>
        </w:rPr>
      </w:pPr>
      <w:r w:rsidRPr="007513F9">
        <w:rPr>
          <w:rFonts w:ascii="Times New Roman" w:hAnsi="Times New Roman" w:cs="Times New Roman"/>
          <w:lang w:val="en-US"/>
        </w:rPr>
        <w:t>Phân quyền giữa người dùng thường và quản trị viên</w:t>
      </w:r>
    </w:p>
    <w:p w14:paraId="1BF6D073" w14:textId="00DCC5CD" w:rsidR="00554D33" w:rsidRPr="007513F9" w:rsidRDefault="00227792" w:rsidP="007513F9">
      <w:pPr>
        <w:pStyle w:val="ListParagraph"/>
        <w:numPr>
          <w:ilvl w:val="1"/>
          <w:numId w:val="23"/>
        </w:numPr>
        <w:jc w:val="both"/>
        <w:rPr>
          <w:rFonts w:ascii="Times New Roman" w:hAnsi="Times New Roman" w:cs="Times New Roman"/>
          <w:lang w:val="en-US"/>
        </w:rPr>
      </w:pPr>
      <w:r w:rsidRPr="007513F9">
        <w:rPr>
          <w:rFonts w:ascii="Times New Roman" w:hAnsi="Times New Roman" w:cs="Times New Roman"/>
          <w:lang w:val="en-US"/>
        </w:rPr>
        <w:t>Đảm bảo xác thực an toàn qua email hoặc các phương thức khác</w:t>
      </w:r>
    </w:p>
    <w:p w14:paraId="68174F00" w14:textId="7A0CC15A" w:rsidR="003F3397" w:rsidRPr="00117D12" w:rsidRDefault="00227792" w:rsidP="00117D12">
      <w:pPr>
        <w:pStyle w:val="ListParagraph"/>
        <w:numPr>
          <w:ilvl w:val="1"/>
          <w:numId w:val="23"/>
        </w:numPr>
        <w:jc w:val="both"/>
        <w:rPr>
          <w:rFonts w:ascii="Times New Roman" w:hAnsi="Times New Roman" w:cs="Times New Roman"/>
          <w:lang w:val="en-US"/>
        </w:rPr>
      </w:pPr>
      <w:r w:rsidRPr="007513F9">
        <w:rPr>
          <w:rFonts w:ascii="Times New Roman" w:hAnsi="Times New Roman" w:cs="Times New Roman"/>
          <w:lang w:val="en-US"/>
        </w:rPr>
        <w:t>Quản lý trạng thái, cấp quyền hoặc xóa người dùng khi cần thiết</w:t>
      </w:r>
    </w:p>
    <w:p w14:paraId="49F811B2" w14:textId="6AD15097" w:rsidR="00227792" w:rsidRPr="00117D12" w:rsidRDefault="00227792" w:rsidP="00117D12">
      <w:pPr>
        <w:pStyle w:val="ListParagraph"/>
        <w:numPr>
          <w:ilvl w:val="0"/>
          <w:numId w:val="18"/>
        </w:numPr>
        <w:jc w:val="both"/>
        <w:outlineLvl w:val="1"/>
        <w:rPr>
          <w:rFonts w:ascii="Times New Roman" w:hAnsi="Times New Roman" w:cs="Times New Roman"/>
          <w:b/>
          <w:bCs/>
          <w:lang w:val="en-US"/>
        </w:rPr>
      </w:pPr>
      <w:bookmarkStart w:id="20" w:name="_Toc213922304"/>
      <w:r w:rsidRPr="00117D12">
        <w:rPr>
          <w:rFonts w:ascii="Times New Roman" w:hAnsi="Times New Roman" w:cs="Times New Roman"/>
          <w:b/>
          <w:bCs/>
          <w:lang w:val="en-US"/>
        </w:rPr>
        <w:t>Phân quyền người dùng trong Firestore</w:t>
      </w:r>
      <w:bookmarkEnd w:id="20"/>
    </w:p>
    <w:p w14:paraId="61CCEE05" w14:textId="749AA197" w:rsidR="000E5B67" w:rsidRPr="007513F9" w:rsidRDefault="003F3397" w:rsidP="007513F9">
      <w:pPr>
        <w:pStyle w:val="ListParagraph"/>
        <w:numPr>
          <w:ilvl w:val="0"/>
          <w:numId w:val="10"/>
        </w:numPr>
        <w:jc w:val="both"/>
        <w:rPr>
          <w:rFonts w:ascii="Times New Roman" w:hAnsi="Times New Roman" w:cs="Times New Roman"/>
          <w:lang w:val="en-US"/>
        </w:rPr>
      </w:pPr>
      <w:r w:rsidRPr="007513F9">
        <w:rPr>
          <w:rFonts w:ascii="Times New Roman" w:hAnsi="Times New Roman" w:cs="Times New Roman"/>
          <w:lang w:val="en-US"/>
        </w:rPr>
        <w:t xml:space="preserve">Việc </w:t>
      </w:r>
      <w:proofErr w:type="gramStart"/>
      <w:r w:rsidRPr="007513F9">
        <w:rPr>
          <w:rFonts w:ascii="Times New Roman" w:hAnsi="Times New Roman" w:cs="Times New Roman"/>
          <w:lang w:val="en-US"/>
        </w:rPr>
        <w:t>phân  quyền</w:t>
      </w:r>
      <w:proofErr w:type="gramEnd"/>
      <w:r w:rsidRPr="007513F9">
        <w:rPr>
          <w:rFonts w:ascii="Times New Roman" w:hAnsi="Times New Roman" w:cs="Times New Roman"/>
          <w:lang w:val="en-US"/>
        </w:rPr>
        <w:t xml:space="preserve"> cho người dùng sẽ chỉ cho phép người có quyền </w:t>
      </w:r>
      <w:r w:rsidR="005239BF" w:rsidRPr="007513F9">
        <w:rPr>
          <w:rFonts w:ascii="Times New Roman" w:hAnsi="Times New Roman" w:cs="Times New Roman"/>
          <w:lang w:val="en-US"/>
        </w:rPr>
        <w:t>thì mới có thể truy cập hoặc chỉnh sửa dữ liệu phù hợp.</w:t>
      </w:r>
    </w:p>
    <w:p w14:paraId="127761E0" w14:textId="52643893" w:rsidR="005239BF" w:rsidRPr="007513F9" w:rsidRDefault="005239BF" w:rsidP="007513F9">
      <w:pPr>
        <w:pStyle w:val="ListParagraph"/>
        <w:numPr>
          <w:ilvl w:val="0"/>
          <w:numId w:val="10"/>
        </w:numPr>
        <w:jc w:val="both"/>
        <w:rPr>
          <w:rFonts w:ascii="Times New Roman" w:hAnsi="Times New Roman" w:cs="Times New Roman"/>
          <w:lang w:val="en-US"/>
        </w:rPr>
      </w:pPr>
      <w:r w:rsidRPr="007513F9">
        <w:rPr>
          <w:rFonts w:ascii="Times New Roman" w:hAnsi="Times New Roman" w:cs="Times New Roman"/>
          <w:lang w:val="en-US"/>
        </w:rPr>
        <w:t xml:space="preserve">Để sử dụng được ta cần phải cầu hình như sau: </w:t>
      </w:r>
      <w:r w:rsidR="00353183" w:rsidRPr="007513F9">
        <w:rPr>
          <w:rFonts w:ascii="Times New Roman" w:hAnsi="Times New Roman" w:cs="Times New Roman"/>
          <w:lang w:val="en-US"/>
        </w:rPr>
        <w:t xml:space="preserve">Vào Firebase Console → Firestore Database → Rules để thiết lập quy tắc cho cơ sở dữ </w:t>
      </w:r>
      <w:proofErr w:type="gramStart"/>
      <w:r w:rsidR="00353183" w:rsidRPr="007513F9">
        <w:rPr>
          <w:rFonts w:ascii="Times New Roman" w:hAnsi="Times New Roman" w:cs="Times New Roman"/>
          <w:lang w:val="en-US"/>
        </w:rPr>
        <w:t>liệu;</w:t>
      </w:r>
      <w:proofErr w:type="gramEnd"/>
    </w:p>
    <w:p w14:paraId="2F08AD02" w14:textId="77777777" w:rsidR="000E5B67" w:rsidRDefault="000E5B67" w:rsidP="00A65B58">
      <w:pPr>
        <w:rPr>
          <w:lang w:val="en-US"/>
        </w:rPr>
      </w:pPr>
    </w:p>
    <w:tbl>
      <w:tblPr>
        <w:tblStyle w:val="TableGrid"/>
        <w:tblW w:w="0" w:type="auto"/>
        <w:jc w:val="center"/>
        <w:tblLook w:val="04A0" w:firstRow="1" w:lastRow="0" w:firstColumn="1" w:lastColumn="0" w:noHBand="0" w:noVBand="1"/>
      </w:tblPr>
      <w:tblGrid>
        <w:gridCol w:w="9360"/>
      </w:tblGrid>
      <w:tr w:rsidR="00333AF7" w14:paraId="7985AC9A" w14:textId="77777777" w:rsidTr="00333AF7">
        <w:trPr>
          <w:jc w:val="center"/>
        </w:trPr>
        <w:tc>
          <w:tcPr>
            <w:tcW w:w="9360" w:type="dxa"/>
          </w:tcPr>
          <w:p w14:paraId="4ADD01E6" w14:textId="77777777" w:rsidR="00333AF7" w:rsidRDefault="00333AF7" w:rsidP="007513F9">
            <w:pPr>
              <w:jc w:val="center"/>
              <w:rPr>
                <w:lang w:val="en-US"/>
              </w:rPr>
            </w:pPr>
            <w:r w:rsidRPr="00333AF7">
              <w:rPr>
                <w:noProof/>
                <w:lang w:val="en-US"/>
              </w:rPr>
              <w:drawing>
                <wp:inline distT="0" distB="0" distL="0" distR="0" wp14:anchorId="47E41118" wp14:editId="7EA7146E">
                  <wp:extent cx="2764024" cy="2205860"/>
                  <wp:effectExtent l="0" t="0" r="0" b="4445"/>
                  <wp:docPr id="168175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54931" name=""/>
                          <pic:cNvPicPr/>
                        </pic:nvPicPr>
                        <pic:blipFill>
                          <a:blip r:embed="rId64"/>
                          <a:stretch>
                            <a:fillRect/>
                          </a:stretch>
                        </pic:blipFill>
                        <pic:spPr>
                          <a:xfrm>
                            <a:off x="0" y="0"/>
                            <a:ext cx="2793599" cy="2229462"/>
                          </a:xfrm>
                          <a:prstGeom prst="rect">
                            <a:avLst/>
                          </a:prstGeom>
                        </pic:spPr>
                      </pic:pic>
                    </a:graphicData>
                  </a:graphic>
                </wp:inline>
              </w:drawing>
            </w:r>
          </w:p>
          <w:p w14:paraId="3CB15138" w14:textId="5C230E2F" w:rsidR="007513F9" w:rsidRDefault="007513F9" w:rsidP="007513F9">
            <w:pPr>
              <w:jc w:val="center"/>
              <w:rPr>
                <w:lang w:val="en-US"/>
              </w:rPr>
            </w:pPr>
          </w:p>
        </w:tc>
      </w:tr>
    </w:tbl>
    <w:p w14:paraId="1F9DED6A" w14:textId="62CF84E9" w:rsidR="000E5B67" w:rsidRPr="007513F9" w:rsidRDefault="00EB1B4D" w:rsidP="00EB1B4D">
      <w:pPr>
        <w:pStyle w:val="ListParagraph"/>
        <w:numPr>
          <w:ilvl w:val="0"/>
          <w:numId w:val="10"/>
        </w:numPr>
        <w:rPr>
          <w:rFonts w:ascii="Times New Roman" w:hAnsi="Times New Roman" w:cs="Times New Roman"/>
          <w:lang w:val="en-US"/>
        </w:rPr>
      </w:pPr>
      <w:r w:rsidRPr="007513F9">
        <w:rPr>
          <w:rFonts w:ascii="Times New Roman" w:hAnsi="Times New Roman" w:cs="Times New Roman"/>
          <w:lang w:val="en-US"/>
        </w:rPr>
        <w:t>Sau khi thiết lập các Rules trong database xonng, ta sang mục Data để thay đổi quyền của nguời dùng.</w:t>
      </w:r>
    </w:p>
    <w:p w14:paraId="3E151A3D" w14:textId="77777777" w:rsidR="000E5B67" w:rsidRDefault="000E5B67" w:rsidP="00A65B58">
      <w:pPr>
        <w:rPr>
          <w:lang w:val="en-US"/>
        </w:rPr>
      </w:pPr>
    </w:p>
    <w:tbl>
      <w:tblPr>
        <w:tblStyle w:val="TableGrid"/>
        <w:tblW w:w="7938" w:type="dxa"/>
        <w:tblInd w:w="988" w:type="dxa"/>
        <w:tblLook w:val="04A0" w:firstRow="1" w:lastRow="0" w:firstColumn="1" w:lastColumn="0" w:noHBand="0" w:noVBand="1"/>
      </w:tblPr>
      <w:tblGrid>
        <w:gridCol w:w="7938"/>
      </w:tblGrid>
      <w:tr w:rsidR="00F26B04" w14:paraId="297D9BA4" w14:textId="77777777" w:rsidTr="007513F9">
        <w:tc>
          <w:tcPr>
            <w:tcW w:w="7938" w:type="dxa"/>
          </w:tcPr>
          <w:p w14:paraId="75C1DE64" w14:textId="191B73C0" w:rsidR="00F26B04" w:rsidRDefault="00F26B04" w:rsidP="00E56CBA">
            <w:pPr>
              <w:jc w:val="center"/>
              <w:rPr>
                <w:lang w:val="en-US"/>
              </w:rPr>
            </w:pPr>
            <w:r>
              <w:rPr>
                <w:noProof/>
                <w:lang w:val="en-US"/>
              </w:rPr>
              <w:lastRenderedPageBreak/>
              <w:drawing>
                <wp:inline distT="0" distB="0" distL="0" distR="0" wp14:anchorId="23BD4BC9" wp14:editId="16531B09">
                  <wp:extent cx="4085078" cy="2000316"/>
                  <wp:effectExtent l="0" t="0" r="0" b="0"/>
                  <wp:docPr id="147632784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139818" cy="2027120"/>
                          </a:xfrm>
                          <a:prstGeom prst="rect">
                            <a:avLst/>
                          </a:prstGeom>
                          <a:noFill/>
                        </pic:spPr>
                      </pic:pic>
                    </a:graphicData>
                  </a:graphic>
                </wp:inline>
              </w:drawing>
            </w:r>
          </w:p>
        </w:tc>
      </w:tr>
      <w:tr w:rsidR="00F26B04" w14:paraId="74A46395" w14:textId="77777777" w:rsidTr="007513F9">
        <w:tc>
          <w:tcPr>
            <w:tcW w:w="7938" w:type="dxa"/>
          </w:tcPr>
          <w:p w14:paraId="52C8990D" w14:textId="7FFE68C0" w:rsidR="00F26B04" w:rsidRPr="007513F9" w:rsidRDefault="00F26B04" w:rsidP="007513F9">
            <w:pPr>
              <w:jc w:val="center"/>
              <w:rPr>
                <w:rFonts w:ascii="Times New Roman" w:hAnsi="Times New Roman" w:cs="Times New Roman"/>
                <w:lang w:val="en-US"/>
              </w:rPr>
            </w:pPr>
            <w:r w:rsidRPr="007513F9">
              <w:rPr>
                <w:rFonts w:ascii="Times New Roman" w:hAnsi="Times New Roman" w:cs="Times New Roman"/>
                <w:lang w:val="en-US"/>
              </w:rPr>
              <w:t>Hình 18: Thay đổi quyền của người dùng</w:t>
            </w:r>
          </w:p>
        </w:tc>
      </w:tr>
    </w:tbl>
    <w:p w14:paraId="51A857DC" w14:textId="77777777" w:rsidR="000E5B67" w:rsidRDefault="000E5B67" w:rsidP="00A65B58">
      <w:pPr>
        <w:rPr>
          <w:lang w:val="en-US"/>
        </w:rPr>
      </w:pPr>
    </w:p>
    <w:p w14:paraId="54A73218" w14:textId="70D71F1A" w:rsidR="000E5B67" w:rsidRPr="007513F9" w:rsidRDefault="00F26B04" w:rsidP="007513F9">
      <w:pPr>
        <w:pStyle w:val="ListParagraph"/>
        <w:numPr>
          <w:ilvl w:val="0"/>
          <w:numId w:val="10"/>
        </w:numPr>
        <w:jc w:val="both"/>
        <w:rPr>
          <w:rFonts w:ascii="Times New Roman" w:hAnsi="Times New Roman" w:cs="Times New Roman"/>
          <w:lang w:val="en-US"/>
        </w:rPr>
      </w:pPr>
      <w:r w:rsidRPr="007513F9">
        <w:rPr>
          <w:rFonts w:ascii="Times New Roman" w:hAnsi="Times New Roman" w:cs="Times New Roman"/>
          <w:lang w:val="en-US"/>
        </w:rPr>
        <w:t>Sau khi thay đổi quyền của người dùng, giao diện sau khi đăng nhập sẽ khác</w:t>
      </w:r>
      <w:r w:rsidR="00E56CBA" w:rsidRPr="007513F9">
        <w:rPr>
          <w:rFonts w:ascii="Times New Roman" w:hAnsi="Times New Roman" w:cs="Times New Roman"/>
          <w:lang w:val="en-US"/>
        </w:rPr>
        <w:t>:</w:t>
      </w:r>
    </w:p>
    <w:p w14:paraId="1C6016C1" w14:textId="77777777" w:rsidR="000E5B67" w:rsidRDefault="000E5B67" w:rsidP="00A65B58">
      <w:pPr>
        <w:rPr>
          <w:lang w:val="en-US"/>
        </w:rPr>
      </w:pPr>
    </w:p>
    <w:tbl>
      <w:tblPr>
        <w:tblStyle w:val="TableGrid"/>
        <w:tblW w:w="117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1"/>
        <w:gridCol w:w="3969"/>
        <w:gridCol w:w="4091"/>
        <w:gridCol w:w="13"/>
      </w:tblGrid>
      <w:tr w:rsidR="00E56CBA" w14:paraId="0617FCC2" w14:textId="77777777" w:rsidTr="007513F9">
        <w:trPr>
          <w:gridAfter w:val="1"/>
          <w:wAfter w:w="13" w:type="dxa"/>
          <w:jc w:val="center"/>
        </w:trPr>
        <w:tc>
          <w:tcPr>
            <w:tcW w:w="3681" w:type="dxa"/>
            <w:tcBorders>
              <w:top w:val="nil"/>
              <w:left w:val="nil"/>
              <w:bottom w:val="nil"/>
              <w:right w:val="nil"/>
            </w:tcBorders>
          </w:tcPr>
          <w:p w14:paraId="4BA53485" w14:textId="26BB7B12" w:rsidR="00E56CBA" w:rsidRDefault="003A7EFE" w:rsidP="00351E5B">
            <w:pPr>
              <w:jc w:val="center"/>
              <w:rPr>
                <w:lang w:val="en-US"/>
              </w:rPr>
            </w:pPr>
            <w:r>
              <w:rPr>
                <w:noProof/>
                <w:lang w:val="en-US"/>
              </w:rPr>
              <w:drawing>
                <wp:inline distT="0" distB="0" distL="0" distR="0" wp14:anchorId="0EA1BFBA" wp14:editId="77A724F3">
                  <wp:extent cx="1565890" cy="3483610"/>
                  <wp:effectExtent l="0" t="0" r="0" b="2540"/>
                  <wp:docPr id="167503410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576248" cy="3506653"/>
                          </a:xfrm>
                          <a:prstGeom prst="rect">
                            <a:avLst/>
                          </a:prstGeom>
                          <a:noFill/>
                        </pic:spPr>
                      </pic:pic>
                    </a:graphicData>
                  </a:graphic>
                </wp:inline>
              </w:drawing>
            </w:r>
          </w:p>
        </w:tc>
        <w:tc>
          <w:tcPr>
            <w:tcW w:w="3969" w:type="dxa"/>
            <w:tcBorders>
              <w:top w:val="nil"/>
              <w:left w:val="nil"/>
              <w:bottom w:val="nil"/>
              <w:right w:val="nil"/>
            </w:tcBorders>
          </w:tcPr>
          <w:p w14:paraId="1BDCB6CC" w14:textId="42620129" w:rsidR="00E56CBA" w:rsidRDefault="00EE0BAA" w:rsidP="00351E5B">
            <w:pPr>
              <w:jc w:val="center"/>
              <w:rPr>
                <w:lang w:val="en-US"/>
              </w:rPr>
            </w:pPr>
            <w:r>
              <w:rPr>
                <w:noProof/>
                <w:lang w:val="en-US"/>
              </w:rPr>
              <w:drawing>
                <wp:inline distT="0" distB="0" distL="0" distR="0" wp14:anchorId="3B9A91CE" wp14:editId="0733C08D">
                  <wp:extent cx="1565890" cy="3483610"/>
                  <wp:effectExtent l="0" t="0" r="0" b="2540"/>
                  <wp:docPr id="8050153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577933" cy="3510401"/>
                          </a:xfrm>
                          <a:prstGeom prst="rect">
                            <a:avLst/>
                          </a:prstGeom>
                          <a:noFill/>
                        </pic:spPr>
                      </pic:pic>
                    </a:graphicData>
                  </a:graphic>
                </wp:inline>
              </w:drawing>
            </w:r>
          </w:p>
        </w:tc>
        <w:tc>
          <w:tcPr>
            <w:tcW w:w="4091" w:type="dxa"/>
            <w:tcBorders>
              <w:top w:val="nil"/>
              <w:left w:val="nil"/>
              <w:bottom w:val="nil"/>
              <w:right w:val="nil"/>
            </w:tcBorders>
          </w:tcPr>
          <w:p w14:paraId="7D5D79D6" w14:textId="728DC4F8" w:rsidR="00E56CBA" w:rsidRDefault="00EE0BAA" w:rsidP="00351E5B">
            <w:pPr>
              <w:jc w:val="center"/>
              <w:rPr>
                <w:lang w:val="en-US"/>
              </w:rPr>
            </w:pPr>
            <w:r>
              <w:rPr>
                <w:noProof/>
                <w:lang w:val="en-US"/>
              </w:rPr>
              <w:drawing>
                <wp:inline distT="0" distB="0" distL="0" distR="0" wp14:anchorId="68AA93CF" wp14:editId="0098CB7A">
                  <wp:extent cx="1558070" cy="3466214"/>
                  <wp:effectExtent l="0" t="0" r="4445" b="1270"/>
                  <wp:docPr id="189289660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567621" cy="3487461"/>
                          </a:xfrm>
                          <a:prstGeom prst="rect">
                            <a:avLst/>
                          </a:prstGeom>
                          <a:noFill/>
                        </pic:spPr>
                      </pic:pic>
                    </a:graphicData>
                  </a:graphic>
                </wp:inline>
              </w:drawing>
            </w:r>
          </w:p>
        </w:tc>
      </w:tr>
      <w:tr w:rsidR="00E56CBA" w14:paraId="2EFB49A0" w14:textId="77777777" w:rsidTr="007513F9">
        <w:trPr>
          <w:jc w:val="center"/>
        </w:trPr>
        <w:tc>
          <w:tcPr>
            <w:tcW w:w="11754" w:type="dxa"/>
            <w:gridSpan w:val="4"/>
            <w:tcBorders>
              <w:top w:val="nil"/>
              <w:left w:val="nil"/>
              <w:bottom w:val="nil"/>
              <w:right w:val="nil"/>
            </w:tcBorders>
          </w:tcPr>
          <w:p w14:paraId="6148553F" w14:textId="030C56D4" w:rsidR="00E56CBA" w:rsidRPr="007513F9" w:rsidRDefault="00E56CBA" w:rsidP="007513F9">
            <w:pPr>
              <w:jc w:val="center"/>
              <w:rPr>
                <w:rFonts w:ascii="Times New Roman" w:hAnsi="Times New Roman" w:cs="Times New Roman"/>
                <w:lang w:val="en-US"/>
              </w:rPr>
            </w:pPr>
            <w:r w:rsidRPr="007513F9">
              <w:rPr>
                <w:rFonts w:ascii="Times New Roman" w:hAnsi="Times New Roman" w:cs="Times New Roman"/>
                <w:lang w:val="en-US"/>
              </w:rPr>
              <w:t>Hình 19: demo giao diện sau khi được phân quyền</w:t>
            </w:r>
          </w:p>
        </w:tc>
      </w:tr>
    </w:tbl>
    <w:p w14:paraId="139E27D4" w14:textId="77777777" w:rsidR="007513F9" w:rsidRDefault="007513F9" w:rsidP="007513F9">
      <w:pPr>
        <w:pStyle w:val="ListParagraph"/>
        <w:rPr>
          <w:lang w:val="en-US"/>
        </w:rPr>
      </w:pPr>
    </w:p>
    <w:p w14:paraId="591D95A5" w14:textId="2F27596B" w:rsidR="000E5B67" w:rsidRPr="00117D12" w:rsidRDefault="00A82ED4" w:rsidP="00117D12">
      <w:pPr>
        <w:pStyle w:val="ListParagraph"/>
        <w:numPr>
          <w:ilvl w:val="0"/>
          <w:numId w:val="18"/>
        </w:numPr>
        <w:outlineLvl w:val="1"/>
        <w:rPr>
          <w:rFonts w:ascii="Times New Roman" w:hAnsi="Times New Roman" w:cs="Times New Roman"/>
          <w:b/>
          <w:bCs/>
          <w:lang w:val="en-US"/>
        </w:rPr>
      </w:pPr>
      <w:bookmarkStart w:id="21" w:name="_Toc213922305"/>
      <w:r w:rsidRPr="00117D12">
        <w:rPr>
          <w:rFonts w:ascii="Times New Roman" w:hAnsi="Times New Roman" w:cs="Times New Roman"/>
          <w:b/>
          <w:bCs/>
          <w:lang w:val="en-US"/>
        </w:rPr>
        <w:t>Vô hiệu hóa và xóa tài khoản:</w:t>
      </w:r>
      <w:bookmarkEnd w:id="21"/>
    </w:p>
    <w:p w14:paraId="7D15C257" w14:textId="77777777" w:rsidR="003E3F42" w:rsidRPr="007513F9" w:rsidRDefault="003E3F42" w:rsidP="007513F9">
      <w:pPr>
        <w:pStyle w:val="ListParagraph"/>
        <w:numPr>
          <w:ilvl w:val="0"/>
          <w:numId w:val="10"/>
        </w:numPr>
        <w:jc w:val="both"/>
        <w:rPr>
          <w:rFonts w:ascii="Times New Roman" w:hAnsi="Times New Roman" w:cs="Times New Roman"/>
          <w:lang w:val="en-US"/>
        </w:rPr>
      </w:pPr>
      <w:r w:rsidRPr="007513F9">
        <w:rPr>
          <w:rFonts w:ascii="Times New Roman" w:hAnsi="Times New Roman" w:cs="Times New Roman"/>
          <w:lang w:val="en-US"/>
        </w:rPr>
        <w:t>Để xóa 1 dữ liệu trên Firebase, ta sử dụng phương thức:</w:t>
      </w:r>
    </w:p>
    <w:p w14:paraId="026BA098" w14:textId="46CD6F21" w:rsidR="000E5B67" w:rsidRPr="007513F9" w:rsidRDefault="003E3F42" w:rsidP="007513F9">
      <w:pPr>
        <w:pStyle w:val="ListParagraph"/>
        <w:jc w:val="both"/>
        <w:rPr>
          <w:rFonts w:ascii="Times New Roman" w:hAnsi="Times New Roman" w:cs="Times New Roman"/>
          <w:b/>
          <w:bCs/>
          <w:lang w:val="en-US"/>
        </w:rPr>
      </w:pPr>
      <w:r w:rsidRPr="007513F9">
        <w:rPr>
          <w:rFonts w:ascii="Times New Roman" w:hAnsi="Times New Roman" w:cs="Times New Roman"/>
          <w:b/>
          <w:bCs/>
          <w:lang w:val="en-US"/>
        </w:rPr>
        <w:t>_</w:t>
      </w:r>
      <w:proofErr w:type="gramStart"/>
      <w:r w:rsidRPr="007513F9">
        <w:rPr>
          <w:rFonts w:ascii="Times New Roman" w:hAnsi="Times New Roman" w:cs="Times New Roman"/>
          <w:b/>
          <w:bCs/>
          <w:lang w:val="en-US"/>
        </w:rPr>
        <w:t>firestore.collection</w:t>
      </w:r>
      <w:proofErr w:type="gramEnd"/>
      <w:r w:rsidRPr="007513F9">
        <w:rPr>
          <w:rFonts w:ascii="Times New Roman" w:hAnsi="Times New Roman" w:cs="Times New Roman"/>
          <w:b/>
          <w:bCs/>
          <w:lang w:val="en-US"/>
        </w:rPr>
        <w:t>(’users’).doc(userId</w:t>
      </w:r>
      <w:proofErr w:type="gramStart"/>
      <w:r w:rsidRPr="007513F9">
        <w:rPr>
          <w:rFonts w:ascii="Times New Roman" w:hAnsi="Times New Roman" w:cs="Times New Roman"/>
          <w:b/>
          <w:bCs/>
          <w:lang w:val="en-US"/>
        </w:rPr>
        <w:t>).delete</w:t>
      </w:r>
      <w:proofErr w:type="gramEnd"/>
      <w:r w:rsidRPr="007513F9">
        <w:rPr>
          <w:rFonts w:ascii="Times New Roman" w:hAnsi="Times New Roman" w:cs="Times New Roman"/>
          <w:b/>
          <w:bCs/>
          <w:lang w:val="en-US"/>
        </w:rPr>
        <w:t>().</w:t>
      </w:r>
    </w:p>
    <w:p w14:paraId="75E7DF0A" w14:textId="77777777" w:rsidR="000E5B67" w:rsidRDefault="000E5B67" w:rsidP="00A65B58">
      <w:pPr>
        <w:rPr>
          <w:lang w:val="en-US"/>
        </w:rPr>
      </w:pPr>
    </w:p>
    <w:tbl>
      <w:tblPr>
        <w:tblStyle w:val="TableGrid"/>
        <w:tblW w:w="11766" w:type="dxa"/>
        <w:tblInd w:w="-1139" w:type="dxa"/>
        <w:tblLook w:val="04A0" w:firstRow="1" w:lastRow="0" w:firstColumn="1" w:lastColumn="0" w:noHBand="0" w:noVBand="1"/>
      </w:tblPr>
      <w:tblGrid>
        <w:gridCol w:w="5670"/>
        <w:gridCol w:w="6096"/>
      </w:tblGrid>
      <w:tr w:rsidR="0027790A" w14:paraId="2621668E" w14:textId="77777777" w:rsidTr="007513F9">
        <w:tc>
          <w:tcPr>
            <w:tcW w:w="5670" w:type="dxa"/>
          </w:tcPr>
          <w:p w14:paraId="47486FB4" w14:textId="37CFB56B" w:rsidR="003E3F42" w:rsidRDefault="0027790A" w:rsidP="007513F9">
            <w:pPr>
              <w:jc w:val="center"/>
              <w:rPr>
                <w:lang w:val="en-US"/>
              </w:rPr>
            </w:pPr>
            <w:r w:rsidRPr="0027790A">
              <w:rPr>
                <w:noProof/>
                <w:lang w:val="en-US"/>
              </w:rPr>
              <w:lastRenderedPageBreak/>
              <w:drawing>
                <wp:inline distT="0" distB="0" distL="0" distR="0" wp14:anchorId="3A8CB75C" wp14:editId="3DE6E234">
                  <wp:extent cx="2818821" cy="1948815"/>
                  <wp:effectExtent l="0" t="0" r="635" b="0"/>
                  <wp:docPr id="1935759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59363" name=""/>
                          <pic:cNvPicPr/>
                        </pic:nvPicPr>
                        <pic:blipFill>
                          <a:blip r:embed="rId69"/>
                          <a:stretch>
                            <a:fillRect/>
                          </a:stretch>
                        </pic:blipFill>
                        <pic:spPr>
                          <a:xfrm>
                            <a:off x="0" y="0"/>
                            <a:ext cx="2830352" cy="1956787"/>
                          </a:xfrm>
                          <a:prstGeom prst="rect">
                            <a:avLst/>
                          </a:prstGeom>
                        </pic:spPr>
                      </pic:pic>
                    </a:graphicData>
                  </a:graphic>
                </wp:inline>
              </w:drawing>
            </w:r>
          </w:p>
        </w:tc>
        <w:tc>
          <w:tcPr>
            <w:tcW w:w="6096" w:type="dxa"/>
          </w:tcPr>
          <w:p w14:paraId="40F22FD2" w14:textId="5DA01C82" w:rsidR="003E3F42" w:rsidRDefault="0027790A" w:rsidP="007513F9">
            <w:pPr>
              <w:jc w:val="center"/>
              <w:rPr>
                <w:lang w:val="en-US"/>
              </w:rPr>
            </w:pPr>
            <w:r w:rsidRPr="0027790A">
              <w:rPr>
                <w:noProof/>
                <w:lang w:val="en-US"/>
              </w:rPr>
              <w:drawing>
                <wp:inline distT="0" distB="0" distL="0" distR="0" wp14:anchorId="62728902" wp14:editId="246F48E3">
                  <wp:extent cx="2194035" cy="1951270"/>
                  <wp:effectExtent l="0" t="0" r="0" b="0"/>
                  <wp:docPr id="91227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75991" name=""/>
                          <pic:cNvPicPr/>
                        </pic:nvPicPr>
                        <pic:blipFill>
                          <a:blip r:embed="rId70"/>
                          <a:stretch>
                            <a:fillRect/>
                          </a:stretch>
                        </pic:blipFill>
                        <pic:spPr>
                          <a:xfrm>
                            <a:off x="0" y="0"/>
                            <a:ext cx="2223900" cy="1977830"/>
                          </a:xfrm>
                          <a:prstGeom prst="rect">
                            <a:avLst/>
                          </a:prstGeom>
                        </pic:spPr>
                      </pic:pic>
                    </a:graphicData>
                  </a:graphic>
                </wp:inline>
              </w:drawing>
            </w:r>
          </w:p>
        </w:tc>
      </w:tr>
    </w:tbl>
    <w:p w14:paraId="6C455543" w14:textId="747DB4D4" w:rsidR="000E5B67" w:rsidRPr="003E3F42" w:rsidRDefault="000E5B67" w:rsidP="003E3F42">
      <w:pPr>
        <w:rPr>
          <w:lang w:val="en-US"/>
        </w:rPr>
      </w:pPr>
    </w:p>
    <w:p w14:paraId="65435B6C" w14:textId="6A2A8F7D" w:rsidR="000E5B67" w:rsidRPr="00117D12" w:rsidRDefault="002A4ECD" w:rsidP="00117D12">
      <w:pPr>
        <w:pStyle w:val="ListParagraph"/>
        <w:numPr>
          <w:ilvl w:val="0"/>
          <w:numId w:val="18"/>
        </w:numPr>
        <w:jc w:val="both"/>
        <w:outlineLvl w:val="1"/>
        <w:rPr>
          <w:rFonts w:ascii="Times New Roman" w:hAnsi="Times New Roman" w:cs="Times New Roman"/>
          <w:b/>
          <w:bCs/>
          <w:lang w:val="en-US"/>
        </w:rPr>
      </w:pPr>
      <w:bookmarkStart w:id="22" w:name="_Toc213922306"/>
      <w:r w:rsidRPr="00117D12">
        <w:rPr>
          <w:rFonts w:ascii="Times New Roman" w:hAnsi="Times New Roman" w:cs="Times New Roman"/>
          <w:b/>
          <w:bCs/>
          <w:lang w:val="en-US"/>
        </w:rPr>
        <w:t>Security Best Practices:</w:t>
      </w:r>
      <w:bookmarkEnd w:id="22"/>
    </w:p>
    <w:p w14:paraId="1605291D" w14:textId="2D145858" w:rsidR="002B59B7" w:rsidRPr="007513F9" w:rsidRDefault="002A4ECD" w:rsidP="007513F9">
      <w:pPr>
        <w:pStyle w:val="ListParagraph"/>
        <w:numPr>
          <w:ilvl w:val="0"/>
          <w:numId w:val="10"/>
        </w:numPr>
        <w:jc w:val="both"/>
        <w:rPr>
          <w:rFonts w:ascii="Times New Roman" w:hAnsi="Times New Roman" w:cs="Times New Roman"/>
          <w:lang w:val="en-US"/>
        </w:rPr>
      </w:pPr>
      <w:r w:rsidRPr="007513F9">
        <w:rPr>
          <w:rFonts w:ascii="Times New Roman" w:hAnsi="Times New Roman" w:cs="Times New Roman"/>
          <w:lang w:val="en-US"/>
        </w:rPr>
        <w:t>Tóm lại khi xây dựng</w:t>
      </w:r>
      <w:r w:rsidR="002B59B7" w:rsidRPr="007513F9">
        <w:rPr>
          <w:rFonts w:ascii="Times New Roman" w:hAnsi="Times New Roman" w:cs="Times New Roman"/>
          <w:lang w:val="en-US"/>
        </w:rPr>
        <w:t xml:space="preserve"> một ứng dụng, các lập trình viên nên làm theo những điều sau:</w:t>
      </w:r>
    </w:p>
    <w:p w14:paraId="606FD052" w14:textId="694B2557" w:rsidR="002B59B7" w:rsidRPr="007513F9" w:rsidRDefault="002B59B7" w:rsidP="007513F9">
      <w:pPr>
        <w:pStyle w:val="ListParagraph"/>
        <w:numPr>
          <w:ilvl w:val="1"/>
          <w:numId w:val="10"/>
        </w:numPr>
        <w:jc w:val="both"/>
        <w:rPr>
          <w:rFonts w:ascii="Times New Roman" w:hAnsi="Times New Roman" w:cs="Times New Roman"/>
          <w:lang w:val="en-US"/>
        </w:rPr>
      </w:pPr>
      <w:r w:rsidRPr="007513F9">
        <w:rPr>
          <w:rFonts w:ascii="Times New Roman" w:hAnsi="Times New Roman" w:cs="Times New Roman"/>
          <w:lang w:val="en-US"/>
        </w:rPr>
        <w:t>Xác thực người dùng: Kiểm tra xác thực bằng email cho các hoạt động nhạy cảm (ví dụ: khôi phục mật khẩu) để tránh tạo tài khoản giả hoặc truy cập trái phép.</w:t>
      </w:r>
    </w:p>
    <w:p w14:paraId="1100779E" w14:textId="50984A6D" w:rsidR="002B59B7" w:rsidRPr="007513F9" w:rsidRDefault="00695631" w:rsidP="007513F9">
      <w:pPr>
        <w:pStyle w:val="ListParagraph"/>
        <w:numPr>
          <w:ilvl w:val="1"/>
          <w:numId w:val="10"/>
        </w:numPr>
        <w:jc w:val="both"/>
        <w:rPr>
          <w:rFonts w:ascii="Times New Roman" w:hAnsi="Times New Roman" w:cs="Times New Roman"/>
          <w:lang w:val="en-US"/>
        </w:rPr>
      </w:pPr>
      <w:r w:rsidRPr="007513F9">
        <w:rPr>
          <w:rFonts w:ascii="Times New Roman" w:hAnsi="Times New Roman" w:cs="Times New Roman"/>
          <w:lang w:val="en-US"/>
        </w:rPr>
        <w:t>Phân quyền truy cập: Thiết lập các security rules trong Firestore Database để giới hạn quyền truy cập và chỉnh sửa dữ liệu phù hợp với từng loại người dùng.</w:t>
      </w:r>
    </w:p>
    <w:p w14:paraId="378F3FAF" w14:textId="66409613" w:rsidR="00695631" w:rsidRPr="007513F9" w:rsidRDefault="00695631" w:rsidP="007513F9">
      <w:pPr>
        <w:pStyle w:val="ListParagraph"/>
        <w:numPr>
          <w:ilvl w:val="1"/>
          <w:numId w:val="10"/>
        </w:numPr>
        <w:jc w:val="both"/>
        <w:rPr>
          <w:rFonts w:ascii="Times New Roman" w:hAnsi="Times New Roman" w:cs="Times New Roman"/>
          <w:lang w:val="en-US"/>
        </w:rPr>
      </w:pPr>
      <w:r w:rsidRPr="007513F9">
        <w:rPr>
          <w:rFonts w:ascii="Times New Roman" w:hAnsi="Times New Roman" w:cs="Times New Roman"/>
          <w:lang w:val="en-US"/>
        </w:rPr>
        <w:t>Quản lý tài khoản: Quyền xóa tài khoản chỉ nên được cấp cho admin nhằm đảm bảo tính toàn vẹn và an toàn của dữ liệu.</w:t>
      </w:r>
    </w:p>
    <w:p w14:paraId="23752183" w14:textId="77777777" w:rsidR="000E5B67" w:rsidRPr="007513F9" w:rsidRDefault="000E5B67" w:rsidP="007513F9">
      <w:pPr>
        <w:jc w:val="both"/>
        <w:rPr>
          <w:rFonts w:ascii="Times New Roman" w:hAnsi="Times New Roman" w:cs="Times New Roman"/>
          <w:lang w:val="en-US"/>
        </w:rPr>
      </w:pPr>
    </w:p>
    <w:p w14:paraId="5A331766" w14:textId="77777777" w:rsidR="00A65B58" w:rsidRDefault="00A65B58" w:rsidP="00117D12">
      <w:pPr>
        <w:pStyle w:val="ListParagraph"/>
        <w:numPr>
          <w:ilvl w:val="0"/>
          <w:numId w:val="1"/>
        </w:numPr>
        <w:outlineLvl w:val="0"/>
        <w:rPr>
          <w:rFonts w:ascii="Times New Roman" w:hAnsi="Times New Roman" w:cs="Times New Roman"/>
          <w:b/>
          <w:bCs/>
          <w:lang w:val="en-US"/>
        </w:rPr>
      </w:pPr>
      <w:bookmarkStart w:id="23" w:name="_Toc213922307"/>
      <w:r w:rsidRPr="4F29D841">
        <w:rPr>
          <w:rFonts w:ascii="Times New Roman" w:hAnsi="Times New Roman" w:cs="Times New Roman"/>
          <w:b/>
          <w:bCs/>
          <w:lang w:val="en-US"/>
        </w:rPr>
        <w:t>Tài liệu tham khảo.</w:t>
      </w:r>
      <w:bookmarkEnd w:id="23"/>
    </w:p>
    <w:p w14:paraId="75158C47" w14:textId="77777777" w:rsidR="00A65B58" w:rsidRDefault="00A65B58" w:rsidP="00A65B58">
      <w:pPr>
        <w:pStyle w:val="ListParagraph"/>
        <w:ind w:left="1080"/>
        <w:rPr>
          <w:rFonts w:ascii="Times New Roman" w:hAnsi="Times New Roman" w:cs="Times New Roman"/>
          <w:b/>
          <w:bCs/>
          <w:lang w:val="en-US"/>
        </w:rPr>
      </w:pPr>
    </w:p>
    <w:p w14:paraId="56B37308" w14:textId="77777777" w:rsidR="00A65B58" w:rsidRPr="008B5EDE" w:rsidRDefault="00A65B58" w:rsidP="00A65B58">
      <w:pPr>
        <w:jc w:val="both"/>
        <w:rPr>
          <w:rFonts w:ascii="Times New Roman" w:hAnsi="Times New Roman" w:cs="Times New Roman"/>
          <w:lang w:val="en-US"/>
        </w:rPr>
      </w:pPr>
      <w:r w:rsidRPr="4F29D841">
        <w:rPr>
          <w:rFonts w:ascii="Times New Roman" w:hAnsi="Times New Roman" w:cs="Times New Roman"/>
          <w:lang w:val="en-US"/>
        </w:rPr>
        <w:t>[1] Nguyễn Duy Nhật Viễn, slide môn học lập trình đa nền tảng.</w:t>
      </w:r>
    </w:p>
    <w:p w14:paraId="70B30997" w14:textId="77777777" w:rsidR="00F40FC0" w:rsidRPr="00F40FC0" w:rsidRDefault="00F40FC0" w:rsidP="00F40FC0">
      <w:pPr>
        <w:rPr>
          <w:rFonts w:ascii="Times New Roman" w:eastAsia="Times New Roman" w:hAnsi="Times New Roman" w:cs="Times New Roman"/>
          <w:lang w:val="en-US"/>
        </w:rPr>
      </w:pPr>
      <w:r w:rsidRPr="00F40FC0">
        <w:rPr>
          <w:rFonts w:ascii="Times New Roman" w:eastAsia="Times New Roman" w:hAnsi="Times New Roman" w:cs="Times New Roman"/>
          <w:lang w:val="en-US"/>
        </w:rPr>
        <w:t>[2] Google, “Firebase Authentication</w:t>
      </w:r>
      <w:proofErr w:type="gramStart"/>
      <w:r w:rsidRPr="00F40FC0">
        <w:rPr>
          <w:rFonts w:ascii="Times New Roman" w:eastAsia="Times New Roman" w:hAnsi="Times New Roman" w:cs="Times New Roman"/>
          <w:lang w:val="en-US"/>
        </w:rPr>
        <w:t>, ”</w:t>
      </w:r>
      <w:proofErr w:type="gramEnd"/>
      <w:r w:rsidRPr="00F40FC0">
        <w:rPr>
          <w:rFonts w:ascii="Times New Roman" w:eastAsia="Times New Roman" w:hAnsi="Times New Roman" w:cs="Times New Roman"/>
          <w:lang w:val="en-US"/>
        </w:rPr>
        <w:t xml:space="preserve"> Firebase Documentation, 2025. </w:t>
      </w:r>
    </w:p>
    <w:p w14:paraId="1F83D98C" w14:textId="77777777" w:rsidR="00F40FC0" w:rsidRPr="00F40FC0" w:rsidRDefault="00F40FC0" w:rsidP="00F40FC0">
      <w:pPr>
        <w:rPr>
          <w:rFonts w:ascii="Times New Roman" w:eastAsia="Times New Roman" w:hAnsi="Times New Roman" w:cs="Times New Roman"/>
          <w:lang w:val="en-US"/>
        </w:rPr>
      </w:pPr>
      <w:r w:rsidRPr="00F40FC0">
        <w:rPr>
          <w:rFonts w:ascii="Times New Roman" w:eastAsia="Times New Roman" w:hAnsi="Times New Roman" w:cs="Times New Roman"/>
          <w:lang w:val="en-US"/>
        </w:rPr>
        <w:t>[3] P. X. Nam, “Tìm hiểu sơ lược về Firebase</w:t>
      </w:r>
      <w:proofErr w:type="gramStart"/>
      <w:r w:rsidRPr="00F40FC0">
        <w:rPr>
          <w:rFonts w:ascii="Times New Roman" w:eastAsia="Times New Roman" w:hAnsi="Times New Roman" w:cs="Times New Roman"/>
          <w:lang w:val="en-US"/>
        </w:rPr>
        <w:t>, ”</w:t>
      </w:r>
      <w:proofErr w:type="gramEnd"/>
      <w:r w:rsidRPr="00F40FC0">
        <w:rPr>
          <w:rFonts w:ascii="Times New Roman" w:eastAsia="Times New Roman" w:hAnsi="Times New Roman" w:cs="Times New Roman"/>
          <w:lang w:val="en-US"/>
        </w:rPr>
        <w:t xml:space="preserve"> Viblo, 2021. </w:t>
      </w:r>
    </w:p>
    <w:p w14:paraId="757F2DE8" w14:textId="30D9DD7A" w:rsidR="00F40FC0" w:rsidRPr="00F40FC0" w:rsidRDefault="00F40FC0" w:rsidP="00F40FC0">
      <w:pPr>
        <w:rPr>
          <w:rFonts w:ascii="Times New Roman" w:eastAsia="Times New Roman" w:hAnsi="Times New Roman" w:cs="Times New Roman"/>
          <w:lang w:val="en-US"/>
        </w:rPr>
      </w:pPr>
      <w:r w:rsidRPr="00F40FC0">
        <w:rPr>
          <w:rFonts w:ascii="Times New Roman" w:eastAsia="Times New Roman" w:hAnsi="Times New Roman" w:cs="Times New Roman"/>
          <w:lang w:val="en-US"/>
        </w:rPr>
        <w:t xml:space="preserve">[4] GeeksforGeeks, “How to Add Firebase to Flutter App?” GeeksforGeeks, 2025. </w:t>
      </w:r>
    </w:p>
    <w:p w14:paraId="5328D989" w14:textId="4A67E0BA" w:rsidR="00A65B58" w:rsidRDefault="00F40FC0" w:rsidP="00F40FC0">
      <w:pPr>
        <w:rPr>
          <w:rFonts w:ascii="Times New Roman" w:eastAsia="Times New Roman" w:hAnsi="Times New Roman" w:cs="Times New Roman"/>
          <w:lang w:val="en-US"/>
        </w:rPr>
      </w:pPr>
      <w:r w:rsidRPr="00F40FC0">
        <w:rPr>
          <w:rFonts w:ascii="Times New Roman" w:eastAsia="Times New Roman" w:hAnsi="Times New Roman" w:cs="Times New Roman"/>
          <w:lang w:val="en-US"/>
        </w:rPr>
        <w:t>[5] Google, “Xác thực bằng Firebase bằng Tài khoản dựa trên mật khẩu trên Flutter</w:t>
      </w:r>
      <w:proofErr w:type="gramStart"/>
      <w:r w:rsidRPr="00F40FC0">
        <w:rPr>
          <w:rFonts w:ascii="Times New Roman" w:eastAsia="Times New Roman" w:hAnsi="Times New Roman" w:cs="Times New Roman"/>
          <w:lang w:val="en-US"/>
        </w:rPr>
        <w:t>, ”</w:t>
      </w:r>
      <w:proofErr w:type="gramEnd"/>
      <w:r w:rsidRPr="00F40FC0">
        <w:rPr>
          <w:rFonts w:ascii="Times New Roman" w:eastAsia="Times New Roman" w:hAnsi="Times New Roman" w:cs="Times New Roman"/>
          <w:lang w:val="en-US"/>
        </w:rPr>
        <w:t xml:space="preserve"> Firebase Documentation, 2025.</w:t>
      </w:r>
    </w:p>
    <w:p w14:paraId="460A0E0A" w14:textId="762D9A63" w:rsidR="00F46955" w:rsidRDefault="0062160C" w:rsidP="00F46955">
      <w:pPr>
        <w:rPr>
          <w:rFonts w:ascii="Times New Roman" w:eastAsia="Times New Roman" w:hAnsi="Times New Roman" w:cs="Times New Roman"/>
          <w:lang w:val="en-US"/>
        </w:rPr>
      </w:pPr>
      <w:r>
        <w:rPr>
          <w:rFonts w:ascii="Times New Roman" w:eastAsia="Times New Roman" w:hAnsi="Times New Roman" w:cs="Times New Roman"/>
          <w:lang w:val="en-US"/>
        </w:rPr>
        <w:t>[6] Google,</w:t>
      </w:r>
      <w:r w:rsidR="00F46955" w:rsidRPr="00F46955">
        <w:rPr>
          <w:rFonts w:ascii="Times New Roman" w:eastAsia="Times New Roman" w:hAnsi="Times New Roman" w:cs="Times New Roman"/>
          <w:lang w:val="en-US"/>
        </w:rPr>
        <w:t xml:space="preserve"> </w:t>
      </w:r>
      <w:r w:rsidR="00F46955" w:rsidRPr="00F40FC0">
        <w:rPr>
          <w:rFonts w:ascii="Times New Roman" w:eastAsia="Times New Roman" w:hAnsi="Times New Roman" w:cs="Times New Roman"/>
          <w:lang w:val="en-US"/>
        </w:rPr>
        <w:t>“</w:t>
      </w:r>
      <w:r w:rsidR="00F46955" w:rsidRPr="00F46955">
        <w:rPr>
          <w:rFonts w:ascii="Times New Roman" w:eastAsia="Times New Roman" w:hAnsi="Times New Roman" w:cs="Times New Roman"/>
          <w:b/>
          <w:bCs/>
          <w:lang w:val="en-US"/>
        </w:rPr>
        <w:t>Firebase Login and Registration Authentication</w:t>
      </w:r>
      <w:proofErr w:type="gramStart"/>
      <w:r w:rsidR="00F46955" w:rsidRPr="00F40FC0">
        <w:rPr>
          <w:rFonts w:ascii="Times New Roman" w:eastAsia="Times New Roman" w:hAnsi="Times New Roman" w:cs="Times New Roman"/>
          <w:lang w:val="en-US"/>
        </w:rPr>
        <w:t>”</w:t>
      </w:r>
      <w:r w:rsidR="00F46955">
        <w:rPr>
          <w:rFonts w:ascii="Times New Roman" w:eastAsia="Times New Roman" w:hAnsi="Times New Roman" w:cs="Times New Roman"/>
          <w:lang w:val="en-US"/>
        </w:rPr>
        <w:t>,</w:t>
      </w:r>
      <w:r w:rsidR="00F109AE">
        <w:rPr>
          <w:rFonts w:ascii="Times New Roman" w:eastAsia="Times New Roman" w:hAnsi="Times New Roman" w:cs="Times New Roman"/>
          <w:lang w:val="en-US"/>
        </w:rPr>
        <w:t>Viblo</w:t>
      </w:r>
      <w:proofErr w:type="gramEnd"/>
      <w:r w:rsidR="00F109AE">
        <w:rPr>
          <w:rFonts w:ascii="Times New Roman" w:eastAsia="Times New Roman" w:hAnsi="Times New Roman" w:cs="Times New Roman"/>
          <w:lang w:val="en-US"/>
        </w:rPr>
        <w:t>, 2017.</w:t>
      </w:r>
    </w:p>
    <w:p w14:paraId="6EF87C70" w14:textId="77777777" w:rsidR="00F109AE" w:rsidRPr="00F46955" w:rsidRDefault="00F109AE" w:rsidP="00F46955">
      <w:pPr>
        <w:rPr>
          <w:rFonts w:ascii="Times New Roman" w:eastAsia="Times New Roman" w:hAnsi="Times New Roman" w:cs="Times New Roman"/>
          <w:b/>
          <w:bCs/>
          <w:lang w:val="en-US"/>
        </w:rPr>
      </w:pPr>
    </w:p>
    <w:p w14:paraId="612E4A50" w14:textId="0AC97E03" w:rsidR="00A65B58" w:rsidRDefault="00A65B58" w:rsidP="00A65B58">
      <w:pPr>
        <w:rPr>
          <w:rFonts w:ascii="Times New Roman" w:eastAsia="Times New Roman" w:hAnsi="Times New Roman" w:cs="Times New Roman"/>
          <w:lang w:val="en-US"/>
        </w:rPr>
      </w:pPr>
    </w:p>
    <w:p w14:paraId="47E5CE55" w14:textId="77777777" w:rsidR="00A65B58" w:rsidRDefault="00A65B58" w:rsidP="00A65B58">
      <w:pPr>
        <w:rPr>
          <w:rFonts w:ascii="Times New Roman" w:hAnsi="Times New Roman" w:cs="Times New Roman"/>
          <w:lang w:val="en-US"/>
        </w:rPr>
      </w:pPr>
    </w:p>
    <w:p w14:paraId="416A1EB1" w14:textId="77777777" w:rsidR="00CF4AD8" w:rsidRDefault="00CF4AD8"/>
    <w:sectPr w:rsidR="00CF4A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21C0D" w14:textId="77777777" w:rsidR="00D07E23" w:rsidRDefault="00D07E23" w:rsidP="00D07E23">
      <w:r>
        <w:separator/>
      </w:r>
    </w:p>
  </w:endnote>
  <w:endnote w:type="continuationSeparator" w:id="0">
    <w:p w14:paraId="0D5A4830" w14:textId="77777777" w:rsidR="00D07E23" w:rsidRDefault="00D07E23" w:rsidP="00D07E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F900F" w14:textId="77777777" w:rsidR="00A65B58" w:rsidRDefault="00A65B58">
    <w:pPr>
      <w:pStyle w:val="Footer"/>
      <w:jc w:val="center"/>
    </w:pPr>
  </w:p>
  <w:p w14:paraId="42F6616C" w14:textId="77777777" w:rsidR="00A65B58" w:rsidRDefault="00A65B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D6B75" w14:textId="77777777" w:rsidR="00A65B58" w:rsidRDefault="00A65B58">
    <w:pPr>
      <w:pStyle w:val="Footer"/>
      <w:jc w:val="center"/>
    </w:pPr>
  </w:p>
  <w:p w14:paraId="0CF034C2" w14:textId="77777777" w:rsidR="00A65B58" w:rsidRDefault="00A65B5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D208E" w14:textId="77777777" w:rsidR="00A65B58" w:rsidRDefault="00A65B58">
    <w:pPr>
      <w:pStyle w:val="Footer"/>
      <w:jc w:val="center"/>
    </w:pPr>
  </w:p>
  <w:p w14:paraId="2556CD0A" w14:textId="77777777" w:rsidR="00A65B58" w:rsidRDefault="00A65B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C2D07" w14:textId="77777777" w:rsidR="00D07E23" w:rsidRDefault="00D07E23" w:rsidP="00D07E23">
      <w:r>
        <w:separator/>
      </w:r>
    </w:p>
  </w:footnote>
  <w:footnote w:type="continuationSeparator" w:id="0">
    <w:p w14:paraId="58B4AEFD" w14:textId="77777777" w:rsidR="00D07E23" w:rsidRDefault="00D07E23" w:rsidP="00D07E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1917B" w14:textId="77777777" w:rsidR="00A65B58" w:rsidRDefault="00A65B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22569"/>
    <w:multiLevelType w:val="hybridMultilevel"/>
    <w:tmpl w:val="0346D5B6"/>
    <w:lvl w:ilvl="0" w:tplc="FFFFFFFF">
      <w:start w:val="1"/>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9970CA7"/>
    <w:multiLevelType w:val="hybridMultilevel"/>
    <w:tmpl w:val="7C30E4CE"/>
    <w:lvl w:ilvl="0" w:tplc="FFFFFFFF">
      <w:start w:val="1"/>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D1A4E38"/>
    <w:multiLevelType w:val="hybridMultilevel"/>
    <w:tmpl w:val="C2F48A90"/>
    <w:lvl w:ilvl="0" w:tplc="FFFFFFFF">
      <w:start w:val="1"/>
      <w:numFmt w:val="bullet"/>
      <w:lvlText w:val="-"/>
      <w:lvlJc w:val="left"/>
      <w:pPr>
        <w:ind w:left="720" w:hanging="360"/>
      </w:pPr>
      <w:rPr>
        <w:rFonts w:ascii="Aptos" w:eastAsiaTheme="minorHAnsi" w:hAnsi="Aptos" w:cstheme="minorBidi"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F5C7960"/>
    <w:multiLevelType w:val="hybridMultilevel"/>
    <w:tmpl w:val="70B8A0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854181"/>
    <w:multiLevelType w:val="hybridMultilevel"/>
    <w:tmpl w:val="4E3498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1783C76"/>
    <w:multiLevelType w:val="hybridMultilevel"/>
    <w:tmpl w:val="C2C0C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5655FE"/>
    <w:multiLevelType w:val="hybridMultilevel"/>
    <w:tmpl w:val="3FCE19FC"/>
    <w:lvl w:ilvl="0" w:tplc="FFFFFFFF">
      <w:start w:val="1"/>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421314D"/>
    <w:multiLevelType w:val="hybridMultilevel"/>
    <w:tmpl w:val="FD36AF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2D7F32"/>
    <w:multiLevelType w:val="hybridMultilevel"/>
    <w:tmpl w:val="64E8A1EE"/>
    <w:lvl w:ilvl="0" w:tplc="2244E6F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309912F5"/>
    <w:multiLevelType w:val="hybridMultilevel"/>
    <w:tmpl w:val="0E10DBD8"/>
    <w:lvl w:ilvl="0" w:tplc="C76AA3AA">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C118DE"/>
    <w:multiLevelType w:val="hybridMultilevel"/>
    <w:tmpl w:val="48E864D8"/>
    <w:lvl w:ilvl="0" w:tplc="52B45C2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864151"/>
    <w:multiLevelType w:val="hybridMultilevel"/>
    <w:tmpl w:val="ABE6487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6090461"/>
    <w:multiLevelType w:val="hybridMultilevel"/>
    <w:tmpl w:val="2F844B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680EF0"/>
    <w:multiLevelType w:val="hybridMultilevel"/>
    <w:tmpl w:val="888C07DA"/>
    <w:lvl w:ilvl="0" w:tplc="D96C9CC4">
      <w:start w:val="1"/>
      <w:numFmt w:val="bullet"/>
      <w:lvlText w:val="-"/>
      <w:lvlJc w:val="left"/>
      <w:pPr>
        <w:ind w:left="720" w:hanging="360"/>
      </w:pPr>
      <w:rPr>
        <w:rFonts w:ascii="Times New Roman" w:eastAsia="Time"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4E7694"/>
    <w:multiLevelType w:val="hybridMultilevel"/>
    <w:tmpl w:val="DDFEEA62"/>
    <w:lvl w:ilvl="0" w:tplc="FFFFFFFF">
      <w:start w:val="1"/>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3E13857"/>
    <w:multiLevelType w:val="hybridMultilevel"/>
    <w:tmpl w:val="9F481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9B6514"/>
    <w:multiLevelType w:val="hybridMultilevel"/>
    <w:tmpl w:val="D284A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DF4687"/>
    <w:multiLevelType w:val="hybridMultilevel"/>
    <w:tmpl w:val="ECE25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6F7615"/>
    <w:multiLevelType w:val="hybridMultilevel"/>
    <w:tmpl w:val="55E6B174"/>
    <w:lvl w:ilvl="0" w:tplc="8F16ABC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A504C89"/>
    <w:multiLevelType w:val="hybridMultilevel"/>
    <w:tmpl w:val="9BFEF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795C8F"/>
    <w:multiLevelType w:val="hybridMultilevel"/>
    <w:tmpl w:val="D284AD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F6704FD"/>
    <w:multiLevelType w:val="hybridMultilevel"/>
    <w:tmpl w:val="93F48186"/>
    <w:lvl w:ilvl="0" w:tplc="0409000F">
      <w:start w:val="1"/>
      <w:numFmt w:val="decimal"/>
      <w:lvlText w:val="%1."/>
      <w:lvlJc w:val="left"/>
      <w:pPr>
        <w:ind w:left="720" w:hanging="360"/>
      </w:p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12038BF"/>
    <w:multiLevelType w:val="hybridMultilevel"/>
    <w:tmpl w:val="356E0890"/>
    <w:lvl w:ilvl="0" w:tplc="756A01E8">
      <w:start w:val="1"/>
      <w:numFmt w:val="bullet"/>
      <w:lvlText w:val="-"/>
      <w:lvlJc w:val="left"/>
      <w:pPr>
        <w:ind w:left="720" w:hanging="360"/>
      </w:pPr>
      <w:rPr>
        <w:rFonts w:ascii="Aptos" w:eastAsiaTheme="minorHAnsi" w:hAnsi="Aptos" w:cstheme="minorBidi"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6C199F"/>
    <w:multiLevelType w:val="hybridMultilevel"/>
    <w:tmpl w:val="2B0A65CE"/>
    <w:lvl w:ilvl="0" w:tplc="BAE20C52">
      <w:numFmt w:val="bullet"/>
      <w:lvlText w:val="-"/>
      <w:lvlJc w:val="left"/>
      <w:pPr>
        <w:ind w:left="720" w:hanging="360"/>
      </w:pPr>
      <w:rPr>
        <w:rFonts w:ascii="Times New Roman" w:eastAsia="Time"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6B5C10"/>
    <w:multiLevelType w:val="hybridMultilevel"/>
    <w:tmpl w:val="58CE312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31217564">
    <w:abstractNumId w:val="10"/>
  </w:num>
  <w:num w:numId="2" w16cid:durableId="1825047936">
    <w:abstractNumId w:val="22"/>
  </w:num>
  <w:num w:numId="3" w16cid:durableId="187527712">
    <w:abstractNumId w:val="12"/>
  </w:num>
  <w:num w:numId="4" w16cid:durableId="35664320">
    <w:abstractNumId w:val="2"/>
  </w:num>
  <w:num w:numId="5" w16cid:durableId="672343601">
    <w:abstractNumId w:val="19"/>
  </w:num>
  <w:num w:numId="6" w16cid:durableId="334379797">
    <w:abstractNumId w:val="21"/>
  </w:num>
  <w:num w:numId="7" w16cid:durableId="1210337213">
    <w:abstractNumId w:val="23"/>
  </w:num>
  <w:num w:numId="8" w16cid:durableId="1163623871">
    <w:abstractNumId w:val="13"/>
  </w:num>
  <w:num w:numId="9" w16cid:durableId="1324310465">
    <w:abstractNumId w:val="18"/>
  </w:num>
  <w:num w:numId="10" w16cid:durableId="832451913">
    <w:abstractNumId w:val="9"/>
  </w:num>
  <w:num w:numId="11" w16cid:durableId="1398285248">
    <w:abstractNumId w:val="15"/>
  </w:num>
  <w:num w:numId="12" w16cid:durableId="1522472466">
    <w:abstractNumId w:val="11"/>
  </w:num>
  <w:num w:numId="13" w16cid:durableId="897934268">
    <w:abstractNumId w:val="16"/>
  </w:num>
  <w:num w:numId="14" w16cid:durableId="778984215">
    <w:abstractNumId w:val="20"/>
  </w:num>
  <w:num w:numId="15" w16cid:durableId="653333487">
    <w:abstractNumId w:val="5"/>
  </w:num>
  <w:num w:numId="16" w16cid:durableId="1778136326">
    <w:abstractNumId w:val="17"/>
  </w:num>
  <w:num w:numId="17" w16cid:durableId="907224153">
    <w:abstractNumId w:val="8"/>
  </w:num>
  <w:num w:numId="18" w16cid:durableId="1896817048">
    <w:abstractNumId w:val="7"/>
  </w:num>
  <w:num w:numId="19" w16cid:durableId="2026207300">
    <w:abstractNumId w:val="4"/>
  </w:num>
  <w:num w:numId="20" w16cid:durableId="1804615683">
    <w:abstractNumId w:val="0"/>
  </w:num>
  <w:num w:numId="21" w16cid:durableId="557279030">
    <w:abstractNumId w:val="1"/>
  </w:num>
  <w:num w:numId="22" w16cid:durableId="1694727899">
    <w:abstractNumId w:val="14"/>
  </w:num>
  <w:num w:numId="23" w16cid:durableId="1244146804">
    <w:abstractNumId w:val="6"/>
  </w:num>
  <w:num w:numId="24" w16cid:durableId="1406953073">
    <w:abstractNumId w:val="3"/>
  </w:num>
  <w:num w:numId="25" w16cid:durableId="206491151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AD8"/>
    <w:rsid w:val="00004DC6"/>
    <w:rsid w:val="00007079"/>
    <w:rsid w:val="00041C48"/>
    <w:rsid w:val="00044F03"/>
    <w:rsid w:val="00062F0D"/>
    <w:rsid w:val="00077656"/>
    <w:rsid w:val="00097550"/>
    <w:rsid w:val="000A54F1"/>
    <w:rsid w:val="000E5B67"/>
    <w:rsid w:val="000F2A97"/>
    <w:rsid w:val="000F6956"/>
    <w:rsid w:val="000F6D99"/>
    <w:rsid w:val="0010275C"/>
    <w:rsid w:val="001105A3"/>
    <w:rsid w:val="00117D12"/>
    <w:rsid w:val="001225FB"/>
    <w:rsid w:val="00124A0E"/>
    <w:rsid w:val="00124A4B"/>
    <w:rsid w:val="0013229D"/>
    <w:rsid w:val="00133A00"/>
    <w:rsid w:val="0014235F"/>
    <w:rsid w:val="001532BE"/>
    <w:rsid w:val="001944DF"/>
    <w:rsid w:val="00196BA6"/>
    <w:rsid w:val="001A7588"/>
    <w:rsid w:val="001B7D4F"/>
    <w:rsid w:val="001C48D4"/>
    <w:rsid w:val="001E05E3"/>
    <w:rsid w:val="002137E2"/>
    <w:rsid w:val="00227792"/>
    <w:rsid w:val="00230786"/>
    <w:rsid w:val="00234D3A"/>
    <w:rsid w:val="00247AF9"/>
    <w:rsid w:val="00253422"/>
    <w:rsid w:val="002622AA"/>
    <w:rsid w:val="0027790A"/>
    <w:rsid w:val="00292A51"/>
    <w:rsid w:val="002A1C4D"/>
    <w:rsid w:val="002A4897"/>
    <w:rsid w:val="002A4ECD"/>
    <w:rsid w:val="002B2A0E"/>
    <w:rsid w:val="002B59B7"/>
    <w:rsid w:val="002C6708"/>
    <w:rsid w:val="002D2692"/>
    <w:rsid w:val="002E3D5E"/>
    <w:rsid w:val="002F0026"/>
    <w:rsid w:val="00310D63"/>
    <w:rsid w:val="00314052"/>
    <w:rsid w:val="00332B97"/>
    <w:rsid w:val="00333AF7"/>
    <w:rsid w:val="00340AFB"/>
    <w:rsid w:val="00341CC8"/>
    <w:rsid w:val="00346E19"/>
    <w:rsid w:val="00353183"/>
    <w:rsid w:val="003A0F5E"/>
    <w:rsid w:val="003A7EFE"/>
    <w:rsid w:val="003B0375"/>
    <w:rsid w:val="003C4D93"/>
    <w:rsid w:val="003D52DD"/>
    <w:rsid w:val="003D6D06"/>
    <w:rsid w:val="003E3F42"/>
    <w:rsid w:val="003F3397"/>
    <w:rsid w:val="00407850"/>
    <w:rsid w:val="0044098A"/>
    <w:rsid w:val="00451E35"/>
    <w:rsid w:val="00457724"/>
    <w:rsid w:val="004B576A"/>
    <w:rsid w:val="004D1821"/>
    <w:rsid w:val="004F1784"/>
    <w:rsid w:val="004F1F9A"/>
    <w:rsid w:val="00501B10"/>
    <w:rsid w:val="005021E8"/>
    <w:rsid w:val="00513542"/>
    <w:rsid w:val="005239BF"/>
    <w:rsid w:val="00527F20"/>
    <w:rsid w:val="00532DAE"/>
    <w:rsid w:val="0055396D"/>
    <w:rsid w:val="00554D33"/>
    <w:rsid w:val="0056763A"/>
    <w:rsid w:val="00574401"/>
    <w:rsid w:val="005B2F87"/>
    <w:rsid w:val="005B5B6B"/>
    <w:rsid w:val="005E6DEE"/>
    <w:rsid w:val="005F6830"/>
    <w:rsid w:val="00620FB6"/>
    <w:rsid w:val="0062160C"/>
    <w:rsid w:val="006422A1"/>
    <w:rsid w:val="00695631"/>
    <w:rsid w:val="006A4F3A"/>
    <w:rsid w:val="006A633E"/>
    <w:rsid w:val="006F4273"/>
    <w:rsid w:val="006F6CAD"/>
    <w:rsid w:val="00705E9F"/>
    <w:rsid w:val="00735D51"/>
    <w:rsid w:val="007419A5"/>
    <w:rsid w:val="007513F9"/>
    <w:rsid w:val="007A1FCE"/>
    <w:rsid w:val="007B7478"/>
    <w:rsid w:val="007C4505"/>
    <w:rsid w:val="008164B9"/>
    <w:rsid w:val="00823394"/>
    <w:rsid w:val="0085778B"/>
    <w:rsid w:val="008659D5"/>
    <w:rsid w:val="00887383"/>
    <w:rsid w:val="008909C1"/>
    <w:rsid w:val="008A2C6D"/>
    <w:rsid w:val="008B6C51"/>
    <w:rsid w:val="0090338D"/>
    <w:rsid w:val="0092073C"/>
    <w:rsid w:val="009273E5"/>
    <w:rsid w:val="00927D63"/>
    <w:rsid w:val="00941172"/>
    <w:rsid w:val="009420CF"/>
    <w:rsid w:val="00943CAB"/>
    <w:rsid w:val="00953321"/>
    <w:rsid w:val="00963554"/>
    <w:rsid w:val="00964882"/>
    <w:rsid w:val="009855D1"/>
    <w:rsid w:val="00990244"/>
    <w:rsid w:val="009D12B2"/>
    <w:rsid w:val="00A37EFC"/>
    <w:rsid w:val="00A65B58"/>
    <w:rsid w:val="00A82ED4"/>
    <w:rsid w:val="00A95CEB"/>
    <w:rsid w:val="00A97B84"/>
    <w:rsid w:val="00AB1E58"/>
    <w:rsid w:val="00AC4F66"/>
    <w:rsid w:val="00AE2F20"/>
    <w:rsid w:val="00B03430"/>
    <w:rsid w:val="00B17A62"/>
    <w:rsid w:val="00B25A5B"/>
    <w:rsid w:val="00B55C89"/>
    <w:rsid w:val="00B7032F"/>
    <w:rsid w:val="00B84571"/>
    <w:rsid w:val="00B857DF"/>
    <w:rsid w:val="00B97491"/>
    <w:rsid w:val="00BB2C74"/>
    <w:rsid w:val="00BB4B74"/>
    <w:rsid w:val="00BD1838"/>
    <w:rsid w:val="00BD1CBE"/>
    <w:rsid w:val="00BD42C3"/>
    <w:rsid w:val="00C05C46"/>
    <w:rsid w:val="00C178DD"/>
    <w:rsid w:val="00C34F49"/>
    <w:rsid w:val="00C51852"/>
    <w:rsid w:val="00C61498"/>
    <w:rsid w:val="00C65F27"/>
    <w:rsid w:val="00C72848"/>
    <w:rsid w:val="00C847C8"/>
    <w:rsid w:val="00C85472"/>
    <w:rsid w:val="00C85EAC"/>
    <w:rsid w:val="00C864F7"/>
    <w:rsid w:val="00CA332F"/>
    <w:rsid w:val="00CA772C"/>
    <w:rsid w:val="00CB03D0"/>
    <w:rsid w:val="00CE0158"/>
    <w:rsid w:val="00CE02FF"/>
    <w:rsid w:val="00CE43B8"/>
    <w:rsid w:val="00CF4AD8"/>
    <w:rsid w:val="00D05C1F"/>
    <w:rsid w:val="00D07E23"/>
    <w:rsid w:val="00D105C1"/>
    <w:rsid w:val="00D36CA3"/>
    <w:rsid w:val="00D47FAC"/>
    <w:rsid w:val="00D5484B"/>
    <w:rsid w:val="00D57718"/>
    <w:rsid w:val="00D81CB3"/>
    <w:rsid w:val="00D9216F"/>
    <w:rsid w:val="00DA029E"/>
    <w:rsid w:val="00DB7D45"/>
    <w:rsid w:val="00DC407E"/>
    <w:rsid w:val="00DE2DEA"/>
    <w:rsid w:val="00DF0754"/>
    <w:rsid w:val="00E21769"/>
    <w:rsid w:val="00E36788"/>
    <w:rsid w:val="00E37C72"/>
    <w:rsid w:val="00E41C1F"/>
    <w:rsid w:val="00E51994"/>
    <w:rsid w:val="00E56CBA"/>
    <w:rsid w:val="00E63889"/>
    <w:rsid w:val="00E84C1E"/>
    <w:rsid w:val="00EB1B4D"/>
    <w:rsid w:val="00EC580B"/>
    <w:rsid w:val="00EC6383"/>
    <w:rsid w:val="00ED15D5"/>
    <w:rsid w:val="00EE0BAA"/>
    <w:rsid w:val="00EE11E6"/>
    <w:rsid w:val="00EE6C30"/>
    <w:rsid w:val="00EF5A09"/>
    <w:rsid w:val="00F06A73"/>
    <w:rsid w:val="00F109AE"/>
    <w:rsid w:val="00F25BAF"/>
    <w:rsid w:val="00F26B04"/>
    <w:rsid w:val="00F40FC0"/>
    <w:rsid w:val="00F4462E"/>
    <w:rsid w:val="00F46955"/>
    <w:rsid w:val="00F5626A"/>
    <w:rsid w:val="00F57CEA"/>
    <w:rsid w:val="00F730C2"/>
    <w:rsid w:val="00F92C92"/>
    <w:rsid w:val="00FA0A59"/>
    <w:rsid w:val="00FC317D"/>
    <w:rsid w:val="00FC6667"/>
    <w:rsid w:val="00FD6001"/>
    <w:rsid w:val="00FE6F37"/>
    <w:rsid w:val="00FF1D11"/>
    <w:rsid w:val="4485DE4D"/>
    <w:rsid w:val="4C72DC99"/>
    <w:rsid w:val="61E5C8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2B6A03"/>
  <w15:chartTrackingRefBased/>
  <w15:docId w15:val="{FC15A6D3-AAB7-4E79-B677-39976B9B5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CBA"/>
    <w:pPr>
      <w:spacing w:after="0" w:line="240" w:lineRule="auto"/>
    </w:pPr>
    <w:rPr>
      <w:kern w:val="0"/>
      <w:lang w:val="vi-VN"/>
      <w14:ligatures w14:val="none"/>
    </w:rPr>
  </w:style>
  <w:style w:type="paragraph" w:styleId="Heading1">
    <w:name w:val="heading 1"/>
    <w:basedOn w:val="Normal"/>
    <w:next w:val="Normal"/>
    <w:link w:val="Heading1Char"/>
    <w:uiPriority w:val="9"/>
    <w:qFormat/>
    <w:rsid w:val="00CF4A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4A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4A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4A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4A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4AD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AD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AD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AD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A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4A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4A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4A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4A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4A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A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A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AD8"/>
    <w:rPr>
      <w:rFonts w:eastAsiaTheme="majorEastAsia" w:cstheme="majorBidi"/>
      <w:color w:val="272727" w:themeColor="text1" w:themeTint="D8"/>
    </w:rPr>
  </w:style>
  <w:style w:type="paragraph" w:styleId="Title">
    <w:name w:val="Title"/>
    <w:basedOn w:val="Normal"/>
    <w:next w:val="Normal"/>
    <w:link w:val="TitleChar"/>
    <w:uiPriority w:val="10"/>
    <w:qFormat/>
    <w:rsid w:val="00CF4AD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A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A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A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AD8"/>
    <w:pPr>
      <w:spacing w:before="160"/>
      <w:jc w:val="center"/>
    </w:pPr>
    <w:rPr>
      <w:i/>
      <w:iCs/>
      <w:color w:val="404040" w:themeColor="text1" w:themeTint="BF"/>
    </w:rPr>
  </w:style>
  <w:style w:type="character" w:customStyle="1" w:styleId="QuoteChar">
    <w:name w:val="Quote Char"/>
    <w:basedOn w:val="DefaultParagraphFont"/>
    <w:link w:val="Quote"/>
    <w:uiPriority w:val="29"/>
    <w:rsid w:val="00CF4AD8"/>
    <w:rPr>
      <w:i/>
      <w:iCs/>
      <w:color w:val="404040" w:themeColor="text1" w:themeTint="BF"/>
    </w:rPr>
  </w:style>
  <w:style w:type="paragraph" w:styleId="ListParagraph">
    <w:name w:val="List Paragraph"/>
    <w:basedOn w:val="Normal"/>
    <w:uiPriority w:val="34"/>
    <w:qFormat/>
    <w:rsid w:val="00CF4AD8"/>
    <w:pPr>
      <w:ind w:left="720"/>
      <w:contextualSpacing/>
    </w:pPr>
  </w:style>
  <w:style w:type="character" w:styleId="IntenseEmphasis">
    <w:name w:val="Intense Emphasis"/>
    <w:basedOn w:val="DefaultParagraphFont"/>
    <w:uiPriority w:val="21"/>
    <w:qFormat/>
    <w:rsid w:val="00CF4AD8"/>
    <w:rPr>
      <w:i/>
      <w:iCs/>
      <w:color w:val="0F4761" w:themeColor="accent1" w:themeShade="BF"/>
    </w:rPr>
  </w:style>
  <w:style w:type="paragraph" w:styleId="IntenseQuote">
    <w:name w:val="Intense Quote"/>
    <w:basedOn w:val="Normal"/>
    <w:next w:val="Normal"/>
    <w:link w:val="IntenseQuoteChar"/>
    <w:uiPriority w:val="30"/>
    <w:qFormat/>
    <w:rsid w:val="00CF4A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4AD8"/>
    <w:rPr>
      <w:i/>
      <w:iCs/>
      <w:color w:val="0F4761" w:themeColor="accent1" w:themeShade="BF"/>
    </w:rPr>
  </w:style>
  <w:style w:type="character" w:styleId="IntenseReference">
    <w:name w:val="Intense Reference"/>
    <w:basedOn w:val="DefaultParagraphFont"/>
    <w:uiPriority w:val="32"/>
    <w:qFormat/>
    <w:rsid w:val="00CF4AD8"/>
    <w:rPr>
      <w:b/>
      <w:bCs/>
      <w:smallCaps/>
      <w:color w:val="0F4761" w:themeColor="accent1" w:themeShade="BF"/>
      <w:spacing w:val="5"/>
    </w:rPr>
  </w:style>
  <w:style w:type="character" w:styleId="Hyperlink">
    <w:name w:val="Hyperlink"/>
    <w:basedOn w:val="DefaultParagraphFont"/>
    <w:uiPriority w:val="99"/>
    <w:unhideWhenUsed/>
    <w:rsid w:val="00A65B58"/>
    <w:rPr>
      <w:color w:val="467886" w:themeColor="hyperlink"/>
      <w:u w:val="single"/>
    </w:rPr>
  </w:style>
  <w:style w:type="paragraph" w:styleId="TOC1">
    <w:name w:val="toc 1"/>
    <w:basedOn w:val="Normal"/>
    <w:next w:val="Normal"/>
    <w:autoRedefine/>
    <w:uiPriority w:val="39"/>
    <w:unhideWhenUsed/>
    <w:rsid w:val="00A65B58"/>
    <w:pPr>
      <w:spacing w:after="100"/>
    </w:pPr>
  </w:style>
  <w:style w:type="paragraph" w:styleId="TOC2">
    <w:name w:val="toc 2"/>
    <w:basedOn w:val="Normal"/>
    <w:next w:val="Normal"/>
    <w:autoRedefine/>
    <w:uiPriority w:val="39"/>
    <w:unhideWhenUsed/>
    <w:rsid w:val="00A65B58"/>
    <w:pPr>
      <w:spacing w:after="100"/>
      <w:ind w:left="240"/>
    </w:pPr>
  </w:style>
  <w:style w:type="paragraph" w:styleId="Header">
    <w:name w:val="header"/>
    <w:basedOn w:val="Normal"/>
    <w:link w:val="HeaderChar"/>
    <w:uiPriority w:val="99"/>
    <w:unhideWhenUsed/>
    <w:rsid w:val="00A65B58"/>
    <w:pPr>
      <w:tabs>
        <w:tab w:val="center" w:pos="4680"/>
        <w:tab w:val="right" w:pos="9360"/>
      </w:tabs>
    </w:pPr>
  </w:style>
  <w:style w:type="character" w:customStyle="1" w:styleId="HeaderChar">
    <w:name w:val="Header Char"/>
    <w:basedOn w:val="DefaultParagraphFont"/>
    <w:link w:val="Header"/>
    <w:uiPriority w:val="99"/>
    <w:rsid w:val="00A65B58"/>
    <w:rPr>
      <w:kern w:val="0"/>
      <w:lang w:val="vi-VN"/>
      <w14:ligatures w14:val="none"/>
    </w:rPr>
  </w:style>
  <w:style w:type="paragraph" w:styleId="Footer">
    <w:name w:val="footer"/>
    <w:basedOn w:val="Normal"/>
    <w:link w:val="FooterChar"/>
    <w:uiPriority w:val="99"/>
    <w:unhideWhenUsed/>
    <w:rsid w:val="00A65B58"/>
    <w:pPr>
      <w:tabs>
        <w:tab w:val="center" w:pos="4680"/>
        <w:tab w:val="right" w:pos="9360"/>
      </w:tabs>
    </w:pPr>
  </w:style>
  <w:style w:type="character" w:customStyle="1" w:styleId="FooterChar">
    <w:name w:val="Footer Char"/>
    <w:basedOn w:val="DefaultParagraphFont"/>
    <w:link w:val="Footer"/>
    <w:uiPriority w:val="99"/>
    <w:rsid w:val="00A65B58"/>
    <w:rPr>
      <w:kern w:val="0"/>
      <w:lang w:val="vi-VN"/>
      <w14:ligatures w14:val="none"/>
    </w:rPr>
  </w:style>
  <w:style w:type="table" w:styleId="TableGrid">
    <w:name w:val="Table Grid"/>
    <w:basedOn w:val="TableNormal"/>
    <w:uiPriority w:val="39"/>
    <w:rsid w:val="00A65B58"/>
    <w:pPr>
      <w:spacing w:after="0" w:line="240" w:lineRule="auto"/>
    </w:pPr>
    <w:tblPr/>
  </w:style>
  <w:style w:type="paragraph" w:styleId="TOCHeading">
    <w:name w:val="TOC Heading"/>
    <w:basedOn w:val="Heading1"/>
    <w:next w:val="Normal"/>
    <w:uiPriority w:val="39"/>
    <w:unhideWhenUsed/>
    <w:qFormat/>
    <w:rsid w:val="00A65B58"/>
    <w:pPr>
      <w:spacing w:before="240" w:after="0" w:line="259" w:lineRule="auto"/>
      <w:outlineLvl w:val="9"/>
    </w:pPr>
    <w:rPr>
      <w:sz w:val="32"/>
      <w:szCs w:val="32"/>
    </w:rPr>
  </w:style>
  <w:style w:type="character" w:styleId="UnresolvedMention">
    <w:name w:val="Unresolved Mention"/>
    <w:basedOn w:val="DefaultParagraphFont"/>
    <w:uiPriority w:val="99"/>
    <w:semiHidden/>
    <w:unhideWhenUsed/>
    <w:rsid w:val="00FC31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6.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7" Type="http://schemas.openxmlformats.org/officeDocument/2006/relationships/settings" Target="setting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image" Target="media/image13.png"/><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image" Target="media/image50.png"/><Relationship Id="rId5" Type="http://schemas.openxmlformats.org/officeDocument/2006/relationships/numbering" Target="numbering.xml"/><Relationship Id="rId61" Type="http://schemas.openxmlformats.org/officeDocument/2006/relationships/image" Target="media/image45.png"/><Relationship Id="rId19" Type="http://schemas.openxmlformats.org/officeDocument/2006/relationships/image" Target="media/image4.png"/><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png"/><Relationship Id="rId8" Type="http://schemas.openxmlformats.org/officeDocument/2006/relationships/webSettings" Target="webSettings.xml"/><Relationship Id="rId51" Type="http://schemas.openxmlformats.org/officeDocument/2006/relationships/image" Target="media/image35.png"/><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hyperlink" Target="mailto:thang@gmail.com" TargetMode="External"/><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5.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github.com/DuyNguyen25092004/HTTP_DIO_LTDNT_2ND_REPORT" TargetMode="External"/><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endnotes" Target="endnotes.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image" Target="media/image3.pn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7ded781-2f94-4d69-8848-7c5557f2fdc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3BC42CFF30DAD49AD9447EB755AC427" ma:contentTypeVersion="5" ma:contentTypeDescription="Create a new document." ma:contentTypeScope="" ma:versionID="c5077eda6a3565492c911332a27869c4">
  <xsd:schema xmlns:xsd="http://www.w3.org/2001/XMLSchema" xmlns:xs="http://www.w3.org/2001/XMLSchema" xmlns:p="http://schemas.microsoft.com/office/2006/metadata/properties" xmlns:ns3="87ded781-2f94-4d69-8848-7c5557f2fdca" targetNamespace="http://schemas.microsoft.com/office/2006/metadata/properties" ma:root="true" ma:fieldsID="a11697455f1d23ef6ae862abe2bd0382" ns3:_="">
    <xsd:import namespace="87ded781-2f94-4d69-8848-7c5557f2fdca"/>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ded781-2f94-4d69-8848-7c5557f2fd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B676A0-4EA1-47F2-AD65-11B136EDEC8E}">
  <ds:schemaRefs>
    <ds:schemaRef ds:uri="http://schemas.microsoft.com/sharepoint/v3/contenttype/forms"/>
  </ds:schemaRefs>
</ds:datastoreItem>
</file>

<file path=customXml/itemProps2.xml><?xml version="1.0" encoding="utf-8"?>
<ds:datastoreItem xmlns:ds="http://schemas.openxmlformats.org/officeDocument/2006/customXml" ds:itemID="{174EBC18-1BBF-4891-940D-1FC8069B65A2}">
  <ds:schemaRefs>
    <ds:schemaRef ds:uri="http://www.w3.org/XML/1998/namespace"/>
    <ds:schemaRef ds:uri="http://schemas.openxmlformats.org/package/2006/metadata/core-properties"/>
    <ds:schemaRef ds:uri="http://schemas.microsoft.com/office/2006/documentManagement/types"/>
    <ds:schemaRef ds:uri="http://purl.org/dc/terms/"/>
    <ds:schemaRef ds:uri="87ded781-2f94-4d69-8848-7c5557f2fdca"/>
    <ds:schemaRef ds:uri="http://schemas.microsoft.com/office/2006/metadata/properties"/>
    <ds:schemaRef ds:uri="http://schemas.microsoft.com/office/infopath/2007/PartnerControls"/>
    <ds:schemaRef ds:uri="http://purl.org/dc/dcmitype/"/>
    <ds:schemaRef ds:uri="http://purl.org/dc/elements/1.1/"/>
  </ds:schemaRefs>
</ds:datastoreItem>
</file>

<file path=customXml/itemProps3.xml><?xml version="1.0" encoding="utf-8"?>
<ds:datastoreItem xmlns:ds="http://schemas.openxmlformats.org/officeDocument/2006/customXml" ds:itemID="{BAD487E7-7DCC-4A16-8781-03BB70B3B0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ded781-2f94-4d69-8848-7c5557f2fd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10998C3-2030-44CD-B9EC-47ED84382F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21</Pages>
  <Words>2750</Words>
  <Characters>11194</Characters>
  <Application>Microsoft Office Word</Application>
  <DocSecurity>0</DocSecurity>
  <Lines>460</Lines>
  <Paragraphs>226</Paragraphs>
  <ScaleCrop>false</ScaleCrop>
  <Company/>
  <LinksUpToDate>false</LinksUpToDate>
  <CharactersWithSpaces>13787</CharactersWithSpaces>
  <SharedDoc>false</SharedDoc>
  <HLinks>
    <vt:vector size="84" baseType="variant">
      <vt:variant>
        <vt:i4>1048626</vt:i4>
      </vt:variant>
      <vt:variant>
        <vt:i4>77</vt:i4>
      </vt:variant>
      <vt:variant>
        <vt:i4>0</vt:i4>
      </vt:variant>
      <vt:variant>
        <vt:i4>5</vt:i4>
      </vt:variant>
      <vt:variant>
        <vt:lpwstr/>
      </vt:variant>
      <vt:variant>
        <vt:lpwstr>_Toc212470528</vt:lpwstr>
      </vt:variant>
      <vt:variant>
        <vt:i4>1048626</vt:i4>
      </vt:variant>
      <vt:variant>
        <vt:i4>71</vt:i4>
      </vt:variant>
      <vt:variant>
        <vt:i4>0</vt:i4>
      </vt:variant>
      <vt:variant>
        <vt:i4>5</vt:i4>
      </vt:variant>
      <vt:variant>
        <vt:lpwstr/>
      </vt:variant>
      <vt:variant>
        <vt:lpwstr>_Toc212470527</vt:lpwstr>
      </vt:variant>
      <vt:variant>
        <vt:i4>1048626</vt:i4>
      </vt:variant>
      <vt:variant>
        <vt:i4>65</vt:i4>
      </vt:variant>
      <vt:variant>
        <vt:i4>0</vt:i4>
      </vt:variant>
      <vt:variant>
        <vt:i4>5</vt:i4>
      </vt:variant>
      <vt:variant>
        <vt:lpwstr/>
      </vt:variant>
      <vt:variant>
        <vt:lpwstr>_Toc212470526</vt:lpwstr>
      </vt:variant>
      <vt:variant>
        <vt:i4>1048626</vt:i4>
      </vt:variant>
      <vt:variant>
        <vt:i4>59</vt:i4>
      </vt:variant>
      <vt:variant>
        <vt:i4>0</vt:i4>
      </vt:variant>
      <vt:variant>
        <vt:i4>5</vt:i4>
      </vt:variant>
      <vt:variant>
        <vt:lpwstr/>
      </vt:variant>
      <vt:variant>
        <vt:lpwstr>_Toc212470525</vt:lpwstr>
      </vt:variant>
      <vt:variant>
        <vt:i4>1048626</vt:i4>
      </vt:variant>
      <vt:variant>
        <vt:i4>53</vt:i4>
      </vt:variant>
      <vt:variant>
        <vt:i4>0</vt:i4>
      </vt:variant>
      <vt:variant>
        <vt:i4>5</vt:i4>
      </vt:variant>
      <vt:variant>
        <vt:lpwstr/>
      </vt:variant>
      <vt:variant>
        <vt:lpwstr>_Toc212470524</vt:lpwstr>
      </vt:variant>
      <vt:variant>
        <vt:i4>1048626</vt:i4>
      </vt:variant>
      <vt:variant>
        <vt:i4>47</vt:i4>
      </vt:variant>
      <vt:variant>
        <vt:i4>0</vt:i4>
      </vt:variant>
      <vt:variant>
        <vt:i4>5</vt:i4>
      </vt:variant>
      <vt:variant>
        <vt:lpwstr/>
      </vt:variant>
      <vt:variant>
        <vt:lpwstr>_Toc212470523</vt:lpwstr>
      </vt:variant>
      <vt:variant>
        <vt:i4>1048626</vt:i4>
      </vt:variant>
      <vt:variant>
        <vt:i4>41</vt:i4>
      </vt:variant>
      <vt:variant>
        <vt:i4>0</vt:i4>
      </vt:variant>
      <vt:variant>
        <vt:i4>5</vt:i4>
      </vt:variant>
      <vt:variant>
        <vt:lpwstr/>
      </vt:variant>
      <vt:variant>
        <vt:lpwstr>_Toc212470522</vt:lpwstr>
      </vt:variant>
      <vt:variant>
        <vt:i4>1048626</vt:i4>
      </vt:variant>
      <vt:variant>
        <vt:i4>35</vt:i4>
      </vt:variant>
      <vt:variant>
        <vt:i4>0</vt:i4>
      </vt:variant>
      <vt:variant>
        <vt:i4>5</vt:i4>
      </vt:variant>
      <vt:variant>
        <vt:lpwstr/>
      </vt:variant>
      <vt:variant>
        <vt:lpwstr>_Toc212470521</vt:lpwstr>
      </vt:variant>
      <vt:variant>
        <vt:i4>1048626</vt:i4>
      </vt:variant>
      <vt:variant>
        <vt:i4>29</vt:i4>
      </vt:variant>
      <vt:variant>
        <vt:i4>0</vt:i4>
      </vt:variant>
      <vt:variant>
        <vt:i4>5</vt:i4>
      </vt:variant>
      <vt:variant>
        <vt:lpwstr/>
      </vt:variant>
      <vt:variant>
        <vt:lpwstr>_Toc212470520</vt:lpwstr>
      </vt:variant>
      <vt:variant>
        <vt:i4>1245234</vt:i4>
      </vt:variant>
      <vt:variant>
        <vt:i4>23</vt:i4>
      </vt:variant>
      <vt:variant>
        <vt:i4>0</vt:i4>
      </vt:variant>
      <vt:variant>
        <vt:i4>5</vt:i4>
      </vt:variant>
      <vt:variant>
        <vt:lpwstr/>
      </vt:variant>
      <vt:variant>
        <vt:lpwstr>_Toc212470519</vt:lpwstr>
      </vt:variant>
      <vt:variant>
        <vt:i4>1245234</vt:i4>
      </vt:variant>
      <vt:variant>
        <vt:i4>17</vt:i4>
      </vt:variant>
      <vt:variant>
        <vt:i4>0</vt:i4>
      </vt:variant>
      <vt:variant>
        <vt:i4>5</vt:i4>
      </vt:variant>
      <vt:variant>
        <vt:lpwstr/>
      </vt:variant>
      <vt:variant>
        <vt:lpwstr>_Toc212470518</vt:lpwstr>
      </vt:variant>
      <vt:variant>
        <vt:i4>1245234</vt:i4>
      </vt:variant>
      <vt:variant>
        <vt:i4>11</vt:i4>
      </vt:variant>
      <vt:variant>
        <vt:i4>0</vt:i4>
      </vt:variant>
      <vt:variant>
        <vt:i4>5</vt:i4>
      </vt:variant>
      <vt:variant>
        <vt:lpwstr/>
      </vt:variant>
      <vt:variant>
        <vt:lpwstr>_Toc212470517</vt:lpwstr>
      </vt:variant>
      <vt:variant>
        <vt:i4>1245234</vt:i4>
      </vt:variant>
      <vt:variant>
        <vt:i4>5</vt:i4>
      </vt:variant>
      <vt:variant>
        <vt:i4>0</vt:i4>
      </vt:variant>
      <vt:variant>
        <vt:i4>5</vt:i4>
      </vt:variant>
      <vt:variant>
        <vt:lpwstr/>
      </vt:variant>
      <vt:variant>
        <vt:lpwstr>_Toc212470516</vt:lpwstr>
      </vt:variant>
      <vt:variant>
        <vt:i4>6684729</vt:i4>
      </vt:variant>
      <vt:variant>
        <vt:i4>0</vt:i4>
      </vt:variant>
      <vt:variant>
        <vt:i4>0</vt:i4>
      </vt:variant>
      <vt:variant>
        <vt:i4>5</vt:i4>
      </vt:variant>
      <vt:variant>
        <vt:lpwstr>https://github.com/DuyNguyen25092004/HTTP_DIO_LTDNT_2ND_REPORT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Duy Nguyên</dc:creator>
  <cp:keywords/>
  <dc:description/>
  <cp:lastModifiedBy>Trần Viết Thắng</cp:lastModifiedBy>
  <cp:revision>197</cp:revision>
  <dcterms:created xsi:type="dcterms:W3CDTF">2025-11-12T08:21:00Z</dcterms:created>
  <dcterms:modified xsi:type="dcterms:W3CDTF">2025-11-13T03:31:00Z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0x01010043BC42CFF30DAD49AD9447EB755AC427</vt:lpwstr>
  </property>
  <property fmtid="{D5CDD505-2E9C-101B-9397-08002B2CF9AE}" pid="3" name="GrammarlyDocumentId">
    <vt:lpwstr>8313d1a7-e5cd-47fa-9859-452e4f35a817</vt:lpwstr>
  </property>
</Properties>
</file>